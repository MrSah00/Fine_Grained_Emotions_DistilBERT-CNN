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webextensions/taskpanes.xml" ContentType="application/vnd.ms-office.webextensiontaskpanes+xml"/>
  <Override PartName="/word/webextensions/webextension.xml" ContentType="application/vnd.ms-office.webextension+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2ba869f1e98f426a"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B7353" w:rsidP="00BB7353" w:rsidRDefault="00BB7353" w14:paraId="4A3B5E9A" w14:textId="77777777"/>
    <w:p w:rsidR="00BB7353" w:rsidP="00BB7353" w:rsidRDefault="00BB7353" w14:paraId="62A918CE" w14:textId="77777777"/>
    <w:p w:rsidR="00BB7353" w:rsidP="00BB7353" w:rsidRDefault="00BB7353" w14:paraId="0C296F08" w14:textId="77777777"/>
    <w:p w:rsidR="00BB7353" w:rsidP="00BB7353" w:rsidRDefault="00BB7353" w14:paraId="2C95315E" w14:textId="77777777">
      <w:pPr>
        <w:jc w:val="both"/>
      </w:pPr>
    </w:p>
    <w:p w:rsidR="00BB7353" w:rsidP="00BB7353" w:rsidRDefault="00BB7353" w14:paraId="7293A41C" w14:textId="77777777">
      <w:pPr>
        <w:jc w:val="both"/>
      </w:pPr>
      <w:r>
        <w:rPr>
          <w:noProof/>
        </w:rPr>
        <w:drawing>
          <wp:inline distT="0" distB="0" distL="0" distR="0" wp14:anchorId="280E10EE" wp14:editId="3EAC43AB">
            <wp:extent cx="1335767" cy="914315"/>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png"/>
                    <pic:cNvPicPr/>
                  </pic:nvPicPr>
                  <pic:blipFill>
                    <a:blip r:embed="rId7"/>
                    <a:stretch>
                      <a:fillRect/>
                    </a:stretch>
                  </pic:blipFill>
                  <pic:spPr>
                    <a:xfrm>
                      <a:off x="0" y="0"/>
                      <a:ext cx="1335767" cy="914315"/>
                    </a:xfrm>
                    <a:prstGeom prst="rect">
                      <a:avLst/>
                    </a:prstGeom>
                    <a:ln w="12700" cap="flat">
                      <a:noFill/>
                      <a:miter lim="400000"/>
                    </a:ln>
                    <a:effectLst/>
                  </pic:spPr>
                </pic:pic>
              </a:graphicData>
            </a:graphic>
          </wp:inline>
        </w:drawing>
      </w:r>
    </w:p>
    <w:p w:rsidR="00BB7353" w:rsidP="00BB7353" w:rsidRDefault="00BB7353" w14:paraId="250BB285" w14:textId="77777777">
      <w:pPr>
        <w:jc w:val="both"/>
      </w:pPr>
    </w:p>
    <w:p w:rsidR="00BB7353" w:rsidP="00BB7353" w:rsidRDefault="00BB7353" w14:paraId="4CCC64F8" w14:textId="77777777">
      <w:pPr>
        <w:jc w:val="both"/>
      </w:pPr>
    </w:p>
    <w:p w:rsidR="00BB7353" w:rsidP="00BB7353" w:rsidRDefault="00BB7353" w14:paraId="584A50F7" w14:textId="77777777">
      <w:pPr>
        <w:jc w:val="both"/>
      </w:pPr>
      <w:r>
        <w:br w:type="column"/>
      </w:r>
    </w:p>
    <w:p w:rsidR="00BB7353" w:rsidP="00BB7353" w:rsidRDefault="00BB7353" w14:paraId="3610E986" w14:textId="77777777">
      <w:pPr>
        <w:jc w:val="both"/>
      </w:pPr>
    </w:p>
    <w:p w:rsidR="00BB7353" w:rsidP="00BB7353" w:rsidRDefault="00BB7353" w14:paraId="41DB92B2" w14:textId="77777777">
      <w:pPr>
        <w:jc w:val="both"/>
      </w:pPr>
    </w:p>
    <w:p w:rsidR="00D772D8" w:rsidP="00BB7353" w:rsidRDefault="00D772D8" w14:paraId="1F97886A" w14:textId="77777777">
      <w:pPr>
        <w:ind w:left="540"/>
        <w:rPr>
          <w:rFonts w:ascii="Arial"/>
          <w:b/>
          <w:bCs/>
          <w:sz w:val="64"/>
          <w:szCs w:val="64"/>
        </w:rPr>
      </w:pPr>
    </w:p>
    <w:p w:rsidR="00BB7353" w:rsidP="00BB7353" w:rsidRDefault="00507597" w14:paraId="13590481" w14:textId="23B7A4AE">
      <w:pPr>
        <w:ind w:left="540"/>
        <w:rPr>
          <w:rFonts w:ascii="Arial" w:hAnsi="Arial" w:eastAsia="Arial" w:cs="Arial"/>
          <w:b/>
          <w:bCs/>
          <w:sz w:val="48"/>
          <w:szCs w:val="48"/>
        </w:rPr>
      </w:pPr>
      <w:r>
        <w:rPr>
          <w:rFonts w:ascii="Arial"/>
          <w:b/>
          <w:bCs/>
          <w:sz w:val="64"/>
          <w:szCs w:val="64"/>
        </w:rPr>
        <w:t>Deep Learning</w:t>
      </w:r>
    </w:p>
    <w:p w:rsidR="00BB7353" w:rsidP="00BB7353" w:rsidRDefault="00BB7353" w14:paraId="590E92F7" w14:textId="77777777">
      <w:pPr>
        <w:ind w:left="540"/>
        <w:rPr>
          <w:b/>
          <w:bCs/>
          <w:sz w:val="32"/>
          <w:szCs w:val="32"/>
        </w:rPr>
      </w:pPr>
    </w:p>
    <w:p w:rsidR="005101E7" w:rsidP="2097CD74" w:rsidRDefault="005101E7" w14:paraId="1F290039" w14:textId="16A66CA3">
      <w:pPr>
        <w:jc w:val="center"/>
        <w:rPr>
          <w:b w:val="1"/>
          <w:bCs w:val="1"/>
          <w:sz w:val="24"/>
          <w:szCs w:val="24"/>
        </w:rPr>
      </w:pPr>
    </w:p>
    <w:p w:rsidR="00BB7353" w:rsidP="00BB7353" w:rsidRDefault="00BB7353" w14:paraId="02FA532B" w14:textId="77777777">
      <w:pPr>
        <w:ind w:left="540"/>
        <w:rPr>
          <w:sz w:val="28"/>
          <w:szCs w:val="28"/>
        </w:rPr>
      </w:pPr>
    </w:p>
    <w:p w:rsidR="00BB7353" w:rsidP="00BB7353" w:rsidRDefault="00BB7353" w14:paraId="58553E89" w14:textId="77777777">
      <w:pPr>
        <w:ind w:left="540"/>
        <w:rPr>
          <w:sz w:val="28"/>
          <w:szCs w:val="28"/>
        </w:rPr>
      </w:pPr>
    </w:p>
    <w:p w:rsidR="00BB7353" w:rsidP="00BB7353" w:rsidRDefault="00BB7353" w14:paraId="594CE42A" w14:textId="77777777">
      <w:pPr>
        <w:ind w:left="540"/>
        <w:rPr>
          <w:sz w:val="28"/>
          <w:szCs w:val="28"/>
        </w:rPr>
      </w:pPr>
    </w:p>
    <w:sdt>
      <w:sdtPr>
        <w:id w:val="1219939779"/>
        <w:placeholder>
          <w:docPart w:val="DefaultPlaceholder_-1854013440"/>
        </w:placeholder>
        <w:rPr>
          <w:b w:val="1"/>
          <w:bCs w:val="1"/>
          <w:i w:val="1"/>
          <w:iCs w:val="1"/>
          <w:sz w:val="44"/>
          <w:szCs w:val="44"/>
        </w:rPr>
      </w:sdtPr>
      <w:sdtEndPr>
        <w:rPr>
          <w:b w:val="1"/>
          <w:bCs w:val="1"/>
          <w:i w:val="1"/>
          <w:iCs w:val="1"/>
          <w:sz w:val="44"/>
          <w:szCs w:val="44"/>
        </w:rPr>
      </w:sdtEndPr>
      <w:sdtContent>
        <w:p w:rsidRPr="00E83218" w:rsidR="00BB7353" w:rsidP="00BB7353" w:rsidRDefault="00B65F22" w14:paraId="75D9FA4B" w14:textId="1CA21789">
          <w:pPr>
            <w:ind w:left="540"/>
            <w:rPr>
              <w:b/>
              <w:i/>
              <w:iCs/>
              <w:sz w:val="44"/>
              <w:szCs w:val="44"/>
            </w:rPr>
          </w:pPr>
          <w:r w:rsidRPr="00B65F22">
            <w:rPr>
              <w:b/>
              <w:i/>
              <w:iCs/>
              <w:sz w:val="44"/>
              <w:szCs w:val="44"/>
            </w:rPr>
            <w:t xml:space="preserve">Understanding Human Emotions: The </w:t>
          </w:r>
          <w:proofErr w:type="spellStart"/>
          <w:r w:rsidRPr="00B65F22">
            <w:rPr>
              <w:b/>
              <w:i/>
              <w:iCs/>
              <w:sz w:val="44"/>
              <w:szCs w:val="44"/>
            </w:rPr>
            <w:t>DistilBERT</w:t>
          </w:r>
          <w:proofErr w:type="spellEnd"/>
          <w:r w:rsidRPr="00B65F22">
            <w:rPr>
              <w:b/>
              <w:i/>
              <w:iCs/>
              <w:sz w:val="44"/>
              <w:szCs w:val="44"/>
            </w:rPr>
            <w:t>-CNN Way</w:t>
          </w:r>
        </w:p>
      </w:sdtContent>
    </w:sdt>
    <w:sdt>
      <w:sdtPr>
        <w:id w:val="-617210416"/>
        <w:placeholder>
          <w:docPart w:val="DefaultPlaceholder_-1854013440"/>
        </w:placeholder>
        <w:rPr>
          <w:b w:val="1"/>
          <w:bCs w:val="1"/>
          <w:i w:val="1"/>
          <w:iCs w:val="1"/>
          <w:sz w:val="32"/>
          <w:szCs w:val="32"/>
        </w:rPr>
      </w:sdtPr>
      <w:sdtEndPr>
        <w:rPr>
          <w:b w:val="1"/>
          <w:bCs w:val="1"/>
          <w:i w:val="1"/>
          <w:iCs w:val="1"/>
          <w:sz w:val="32"/>
          <w:szCs w:val="32"/>
        </w:rPr>
      </w:sdtEndPr>
      <w:sdtContent>
        <w:p w:rsidRPr="0081054B" w:rsidR="0081054B" w:rsidP="00BB7353" w:rsidRDefault="00B65F22" w14:paraId="466403AF" w14:textId="0180C921">
          <w:pPr>
            <w:ind w:left="540"/>
            <w:rPr>
              <w:b/>
              <w:i/>
              <w:iCs/>
              <w:sz w:val="32"/>
              <w:szCs w:val="32"/>
            </w:rPr>
          </w:pPr>
          <w:r>
            <w:rPr>
              <w:b/>
              <w:i/>
              <w:iCs/>
              <w:sz w:val="32"/>
              <w:szCs w:val="32"/>
            </w:rPr>
            <w:t>Team 12</w:t>
          </w:r>
        </w:p>
      </w:sdtContent>
    </w:sdt>
    <w:sdt>
      <w:sdtPr>
        <w:id w:val="-1779169130"/>
        <w:placeholder>
          <w:docPart w:val="DefaultPlaceholder_-1854013440"/>
        </w:placeholder>
        <w:rPr>
          <w:i w:val="1"/>
          <w:iCs w:val="1"/>
          <w:sz w:val="28"/>
          <w:szCs w:val="28"/>
        </w:rPr>
      </w:sdtPr>
      <w:sdtEndPr>
        <w:rPr>
          <w:i w:val="0"/>
          <w:iCs w:val="0"/>
          <w:sz w:val="28"/>
          <w:szCs w:val="28"/>
        </w:rPr>
      </w:sdtEndPr>
      <w:sdtContent>
        <w:p w:rsidRPr="00B65F22" w:rsidR="00B65F22" w:rsidP="00B65F22" w:rsidRDefault="00B65F22" w14:paraId="47025CA7" w14:textId="77777777">
          <w:pPr>
            <w:ind w:left="540"/>
            <w:rPr>
              <w:i/>
              <w:iCs/>
              <w:sz w:val="28"/>
              <w:szCs w:val="28"/>
            </w:rPr>
          </w:pPr>
          <w:r w:rsidRPr="00B65F22">
            <w:rPr>
              <w:i/>
              <w:iCs/>
              <w:sz w:val="28"/>
              <w:szCs w:val="28"/>
            </w:rPr>
            <w:t>Manas Ranjan Sahoo &amp; Chelsea Salyards</w:t>
          </w:r>
        </w:p>
        <w:p w:rsidR="00BB7353" w:rsidP="00BB7353" w:rsidRDefault="009451C4" w14:paraId="1E706414" w14:textId="40A942EB">
          <w:pPr>
            <w:ind w:left="540"/>
            <w:rPr>
              <w:sz w:val="28"/>
              <w:szCs w:val="28"/>
            </w:rPr>
          </w:pPr>
        </w:p>
      </w:sdtContent>
    </w:sdt>
    <w:p w:rsidR="00BB7353" w:rsidP="00BB7353" w:rsidRDefault="00BB7353" w14:paraId="58BC04CB" w14:textId="77777777">
      <w:pPr>
        <w:ind w:left="540"/>
        <w:rPr>
          <w:sz w:val="28"/>
          <w:szCs w:val="28"/>
        </w:rPr>
      </w:pPr>
    </w:p>
    <w:p w:rsidR="00BB7353" w:rsidP="00BB7353" w:rsidRDefault="00BB7353" w14:paraId="4010BC0F" w14:textId="77777777">
      <w:pPr>
        <w:ind w:left="540"/>
        <w:jc w:val="both"/>
        <w:rPr>
          <w:b/>
          <w:bCs/>
          <w:sz w:val="28"/>
          <w:szCs w:val="28"/>
        </w:rPr>
      </w:pPr>
      <w:r>
        <w:rPr>
          <w:b/>
          <w:bCs/>
          <w:sz w:val="28"/>
          <w:szCs w:val="28"/>
        </w:rPr>
        <w:t>School of Graduate Professional Studies</w:t>
      </w:r>
    </w:p>
    <w:p w:rsidR="00BB7353" w:rsidP="00BB7353" w:rsidRDefault="00E83218" w14:paraId="5D0B5CE5" w14:textId="77777777">
      <w:pPr>
        <w:ind w:left="540"/>
        <w:jc w:val="both"/>
        <w:rPr>
          <w:sz w:val="28"/>
          <w:szCs w:val="28"/>
        </w:rPr>
      </w:pPr>
      <w:r>
        <w:rPr>
          <w:sz w:val="28"/>
          <w:szCs w:val="28"/>
        </w:rPr>
        <w:t>Data Anal</w:t>
      </w:r>
      <w:r w:rsidR="00F348CC">
        <w:rPr>
          <w:sz w:val="28"/>
          <w:szCs w:val="28"/>
        </w:rPr>
        <w:t>ytics</w:t>
      </w:r>
    </w:p>
    <w:p w:rsidR="00BB7353" w:rsidP="00BB7353" w:rsidRDefault="00B65F22" w14:paraId="17F7A80B" w14:textId="511F77E9">
      <w:pPr>
        <w:ind w:left="540"/>
        <w:jc w:val="both"/>
        <w:rPr>
          <w:sz w:val="28"/>
          <w:szCs w:val="28"/>
        </w:rPr>
      </w:pPr>
      <w:r w:rsidRPr="6A74112E" w:rsidR="1AD8A541">
        <w:rPr>
          <w:sz w:val="28"/>
          <w:szCs w:val="28"/>
        </w:rPr>
        <w:t>A</w:t>
      </w:r>
      <w:r w:rsidRPr="6A74112E" w:rsidR="1AD8A541">
        <w:rPr>
          <w:sz w:val="28"/>
          <w:szCs w:val="28"/>
        </w:rPr>
        <w:t>I</w:t>
      </w:r>
      <w:r w:rsidRPr="6A74112E" w:rsidR="55DBBE1D">
        <w:rPr>
          <w:sz w:val="28"/>
          <w:szCs w:val="28"/>
        </w:rPr>
        <w:t xml:space="preserve"> </w:t>
      </w:r>
      <w:r w:rsidRPr="6A74112E" w:rsidR="60FBB5E7">
        <w:rPr>
          <w:sz w:val="28"/>
          <w:szCs w:val="28"/>
        </w:rPr>
        <w:t>570</w:t>
      </w:r>
      <w:r w:rsidRPr="6A74112E" w:rsidR="6A73B56B">
        <w:rPr>
          <w:sz w:val="28"/>
          <w:szCs w:val="28"/>
        </w:rPr>
        <w:t xml:space="preserve"> </w:t>
      </w:r>
      <w:r w:rsidRPr="6A74112E" w:rsidR="53D89D05">
        <w:rPr>
          <w:sz w:val="28"/>
          <w:szCs w:val="28"/>
        </w:rPr>
        <w:t>–</w:t>
      </w:r>
      <w:r w:rsidRPr="6A74112E" w:rsidR="6A73B56B">
        <w:rPr>
          <w:sz w:val="28"/>
          <w:szCs w:val="28"/>
        </w:rPr>
        <w:t xml:space="preserve"> </w:t>
      </w:r>
      <w:r w:rsidRPr="6A74112E" w:rsidR="55DBBE1D">
        <w:rPr>
          <w:sz w:val="28"/>
          <w:szCs w:val="28"/>
        </w:rPr>
        <w:t>Deep Learning</w:t>
      </w:r>
      <w:r w:rsidRPr="6A74112E" w:rsidR="6657027F">
        <w:rPr>
          <w:sz w:val="28"/>
          <w:szCs w:val="28"/>
        </w:rPr>
        <w:t xml:space="preserve"> </w:t>
      </w:r>
    </w:p>
    <w:sdt>
      <w:sdtPr>
        <w:id w:val="2005861669"/>
        <w:placeholder>
          <w:docPart w:val="DefaultPlaceholder_-1854013440"/>
        </w:placeholder>
        <w:rPr>
          <w:i w:val="1"/>
          <w:iCs w:val="1"/>
          <w:sz w:val="28"/>
          <w:szCs w:val="28"/>
        </w:rPr>
      </w:sdtPr>
      <w:sdtEndPr>
        <w:rPr>
          <w:i w:val="1"/>
          <w:iCs w:val="1"/>
          <w:sz w:val="28"/>
          <w:szCs w:val="28"/>
        </w:rPr>
      </w:sdtEndPr>
      <w:sdtContent>
        <w:p w:rsidR="00BB7353" w:rsidP="00BB7353" w:rsidRDefault="006F14E6" w14:paraId="12F66239" w14:textId="163FEA89">
          <w:pPr>
            <w:ind w:left="540"/>
            <w:jc w:val="both"/>
            <w:rPr>
              <w:sz w:val="28"/>
              <w:szCs w:val="28"/>
            </w:rPr>
          </w:pPr>
          <w:r>
            <w:rPr>
              <w:i/>
              <w:iCs/>
              <w:sz w:val="28"/>
              <w:szCs w:val="28"/>
            </w:rPr>
            <w:t>S</w:t>
          </w:r>
          <w:r w:rsidR="00B65F22">
            <w:rPr>
              <w:i/>
              <w:iCs/>
              <w:sz w:val="28"/>
              <w:szCs w:val="28"/>
            </w:rPr>
            <w:t>ummer Semester</w:t>
          </w:r>
          <w:r>
            <w:rPr>
              <w:i/>
              <w:iCs/>
              <w:sz w:val="28"/>
              <w:szCs w:val="28"/>
            </w:rPr>
            <w:t xml:space="preserve">, </w:t>
          </w:r>
          <w:r w:rsidR="00B65F22">
            <w:rPr>
              <w:i/>
              <w:iCs/>
              <w:sz w:val="28"/>
              <w:szCs w:val="28"/>
            </w:rPr>
            <w:t>2025</w:t>
          </w:r>
        </w:p>
      </w:sdtContent>
    </w:sdt>
    <w:p w:rsidR="00BB7353" w:rsidP="00BB7353" w:rsidRDefault="00BB7353" w14:paraId="1122EF57" w14:textId="0FB947A6">
      <w:pPr>
        <w:jc w:val="both"/>
        <w:sectPr w:rsidR="00BB7353">
          <w:pgSz w:w="12240" w:h="15840" w:orient="portrait"/>
          <w:pgMar w:top="1440" w:right="1440" w:bottom="1440" w:left="1440" w:header="720" w:footer="720" w:gutter="0"/>
          <w:pgNumType w:start="1"/>
          <w:cols w:equalWidth="0" w:space="720" w:num="2">
            <w:col w:w="2160" w:space="182"/>
            <w:col w:w="7018"/>
          </w:cols>
        </w:sectPr>
      </w:pPr>
    </w:p>
    <w:p w:rsidRPr="00440808" w:rsidR="00BB7353" w:rsidP="00440808" w:rsidRDefault="00BB7353" w14:paraId="04448CCA" w14:textId="77777777">
      <w:pPr>
        <w:rPr>
          <w:b/>
          <w:bCs/>
          <w:sz w:val="32"/>
          <w:szCs w:val="32"/>
        </w:rPr>
      </w:pPr>
      <w:bookmarkStart w:name="_Toc" w:id="0"/>
      <w:bookmarkStart w:name="_Toc33129271" w:id="1"/>
      <w:r w:rsidRPr="00440808">
        <w:rPr>
          <w:b/>
          <w:bCs/>
          <w:sz w:val="32"/>
          <w:szCs w:val="32"/>
        </w:rPr>
        <w:t>Document Control</w:t>
      </w:r>
      <w:bookmarkEnd w:id="0"/>
      <w:bookmarkEnd w:id="1"/>
    </w:p>
    <w:p w:rsidR="00BB7353" w:rsidP="00BB7353" w:rsidRDefault="00BB7353" w14:paraId="54D9CCFD" w14:textId="77777777"/>
    <w:p w:rsidRPr="00440808" w:rsidR="00BB7353" w:rsidP="00440808" w:rsidRDefault="00BB7353" w14:paraId="4299FB2C" w14:textId="77777777">
      <w:pPr>
        <w:rPr>
          <w:b/>
          <w:bCs/>
          <w:sz w:val="32"/>
          <w:szCs w:val="32"/>
        </w:rPr>
      </w:pPr>
      <w:bookmarkStart w:name="_Toc1" w:id="2"/>
      <w:bookmarkStart w:name="_Toc33129272" w:id="3"/>
      <w:r w:rsidRPr="00440808">
        <w:rPr>
          <w:b/>
          <w:bCs/>
          <w:sz w:val="32"/>
          <w:szCs w:val="32"/>
        </w:rPr>
        <w:t>Work carried out by:</w:t>
      </w:r>
      <w:bookmarkEnd w:id="2"/>
      <w:bookmarkEnd w:id="3"/>
    </w:p>
    <w:tbl>
      <w:tblPr>
        <w:tblW w:w="9287" w:type="dxa"/>
        <w:tblInd w:w="10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2977"/>
        <w:gridCol w:w="1947"/>
        <w:gridCol w:w="4363"/>
      </w:tblGrid>
      <w:tr w:rsidR="00BB7353" w:rsidTr="6A74112E" w14:paraId="3AEE2380" w14:textId="77777777">
        <w:trPr>
          <w:trHeight w:val="246"/>
        </w:trPr>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08B275C" w:rsidRDefault="00BB7353" w14:paraId="2845AB17" w14:textId="77777777">
            <w:r>
              <w:rPr>
                <w:b/>
                <w:bCs/>
              </w:rPr>
              <w:t>Name</w:t>
            </w:r>
          </w:p>
        </w:tc>
        <w:tc>
          <w:tcPr>
            <w:tcW w:w="194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08B275C" w:rsidRDefault="00BB7353" w14:paraId="13C15E9C" w14:textId="77777777">
            <w:r>
              <w:rPr>
                <w:b/>
                <w:bCs/>
              </w:rPr>
              <w:t>Email Address</w:t>
            </w:r>
          </w:p>
        </w:tc>
        <w:tc>
          <w:tcPr>
            <w:tcW w:w="43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08B275C" w:rsidRDefault="00507597" w14:paraId="7C57448F" w14:textId="704BF21F">
            <w:r>
              <w:rPr>
                <w:b/>
                <w:bCs/>
              </w:rPr>
              <w:t xml:space="preserve">Exhaustive list of </w:t>
            </w:r>
            <w:r w:rsidR="008E1F59">
              <w:rPr>
                <w:b/>
                <w:bCs/>
              </w:rPr>
              <w:t>Task</w:t>
            </w:r>
            <w:r>
              <w:rPr>
                <w:b/>
                <w:bCs/>
              </w:rPr>
              <w:t>s</w:t>
            </w:r>
            <w:r w:rsidR="008E1F59">
              <w:rPr>
                <w:b/>
                <w:bCs/>
              </w:rPr>
              <w:t xml:space="preserve"> </w:t>
            </w:r>
          </w:p>
        </w:tc>
      </w:tr>
      <w:tr w:rsidR="00BB7353" w:rsidTr="6A74112E" w14:paraId="07775663" w14:textId="77777777">
        <w:trPr>
          <w:trHeight w:val="255"/>
        </w:trPr>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08B275C" w:rsidRDefault="00B65F22" w14:paraId="5CD4C196" w14:textId="4F48A56C">
            <w:r>
              <w:t>Chelsea Salyards</w:t>
            </w:r>
          </w:p>
        </w:tc>
        <w:tc>
          <w:tcPr>
            <w:tcW w:w="194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08B275C" w:rsidRDefault="00B65F22" w14:paraId="69137A65" w14:textId="343BEBA6">
            <w:r>
              <w:t>cns5070@psu.edu</w:t>
            </w:r>
          </w:p>
        </w:tc>
        <w:tc>
          <w:tcPr>
            <w:tcW w:w="43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3DA84FBA" w:rsidP="6A74112E" w:rsidRDefault="3DA84FBA" w14:paraId="6DD5C33B" w14:textId="6C9318B8">
            <w:pPr>
              <w:pStyle w:val="Normal"/>
              <w:numPr>
                <w:ilvl w:val="0"/>
                <w:numId w:val="18"/>
              </w:numPr>
              <w:rPr>
                <w:color w:val="000000" w:themeColor="text1" w:themeTint="FF" w:themeShade="FF"/>
                <w:sz w:val="22"/>
                <w:szCs w:val="22"/>
              </w:rPr>
            </w:pPr>
            <w:r w:rsidRPr="6A74112E" w:rsidR="3DA84FBA">
              <w:rPr>
                <w:color w:val="000000" w:themeColor="text1" w:themeTint="FF" w:themeShade="FF"/>
                <w:sz w:val="22"/>
                <w:szCs w:val="22"/>
              </w:rPr>
              <w:t>Supporting proposal research, collecting/reviewing datasets</w:t>
            </w:r>
          </w:p>
          <w:p w:rsidR="00BB7353" w:rsidP="7A73DA74" w:rsidRDefault="00835D77" w14:paraId="0857984C" w14:textId="64BD60D5">
            <w:pPr>
              <w:pStyle w:val="Normal"/>
              <w:numPr>
                <w:ilvl w:val="0"/>
                <w:numId w:val="18"/>
              </w:numPr>
              <w:rPr>
                <w:color w:val="000000" w:themeColor="text1" w:themeTint="FF" w:themeShade="FF"/>
                <w:sz w:val="22"/>
                <w:szCs w:val="22"/>
              </w:rPr>
            </w:pPr>
            <w:r w:rsidR="19C66A5B">
              <w:rPr/>
              <w:t xml:space="preserve">Review </w:t>
            </w:r>
            <w:r w:rsidR="41B40FA7">
              <w:rPr/>
              <w:t xml:space="preserve">original </w:t>
            </w:r>
            <w:r w:rsidR="19C66A5B">
              <w:rPr/>
              <w:t>GoEmotions</w:t>
            </w:r>
            <w:r w:rsidR="19C66A5B">
              <w:rPr/>
              <w:t xml:space="preserve"> source code and evaluating API, module version, and OS compatibility issues</w:t>
            </w:r>
          </w:p>
          <w:p w:rsidR="00BB7353" w:rsidP="7A73DA74" w:rsidRDefault="00835D77" w14:paraId="35260C50" w14:textId="7E45F0A5">
            <w:pPr>
              <w:pStyle w:val="ListParagraph"/>
              <w:numPr>
                <w:ilvl w:val="0"/>
                <w:numId w:val="18"/>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720" w:right="0" w:hanging="360"/>
              <w:jc w:val="left"/>
              <w:rPr>
                <w:color w:val="000000" w:themeColor="text1" w:themeTint="FF" w:themeShade="FF"/>
                <w:sz w:val="22"/>
                <w:szCs w:val="22"/>
              </w:rPr>
            </w:pPr>
            <w:r w:rsidRPr="7A73DA74" w:rsidR="7B439B7C">
              <w:rPr>
                <w:color w:val="000000" w:themeColor="text1" w:themeTint="FF" w:themeShade="FF"/>
                <w:sz w:val="22"/>
                <w:szCs w:val="22"/>
              </w:rPr>
              <w:t xml:space="preserve">Convert original </w:t>
            </w:r>
            <w:r w:rsidRPr="7A73DA74" w:rsidR="7B439B7C">
              <w:rPr>
                <w:color w:val="000000" w:themeColor="text1" w:themeTint="FF" w:themeShade="FF"/>
                <w:sz w:val="22"/>
                <w:szCs w:val="22"/>
              </w:rPr>
              <w:t>Tensorflow</w:t>
            </w:r>
            <w:r w:rsidRPr="7A73DA74" w:rsidR="7B439B7C">
              <w:rPr>
                <w:color w:val="000000" w:themeColor="text1" w:themeTint="FF" w:themeShade="FF"/>
                <w:sz w:val="22"/>
                <w:szCs w:val="22"/>
              </w:rPr>
              <w:t xml:space="preserve"> 1 code to </w:t>
            </w:r>
            <w:r w:rsidRPr="7A73DA74" w:rsidR="7B439B7C">
              <w:rPr>
                <w:color w:val="000000" w:themeColor="text1" w:themeTint="FF" w:themeShade="FF"/>
                <w:sz w:val="22"/>
                <w:szCs w:val="22"/>
              </w:rPr>
              <w:t>Tensorflow</w:t>
            </w:r>
            <w:r w:rsidRPr="7A73DA74" w:rsidR="7B439B7C">
              <w:rPr>
                <w:color w:val="000000" w:themeColor="text1" w:themeTint="FF" w:themeShade="FF"/>
                <w:sz w:val="22"/>
                <w:szCs w:val="22"/>
              </w:rPr>
              <w:t xml:space="preserve"> 2</w:t>
            </w:r>
          </w:p>
          <w:p w:rsidR="00BB7353" w:rsidP="7A73DA74" w:rsidRDefault="00835D77" w14:paraId="4584560A" w14:textId="7B0D85ED">
            <w:pPr>
              <w:pStyle w:val="ListParagraph"/>
              <w:numPr>
                <w:ilvl w:val="0"/>
                <w:numId w:val="18"/>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720" w:right="0" w:hanging="360"/>
              <w:jc w:val="left"/>
              <w:rPr>
                <w:color w:val="000000" w:themeColor="text1" w:themeTint="FF" w:themeShade="FF"/>
                <w:sz w:val="22"/>
                <w:szCs w:val="22"/>
              </w:rPr>
            </w:pPr>
            <w:r w:rsidRPr="6A74112E" w:rsidR="4A17BB00">
              <w:rPr>
                <w:color w:val="000000" w:themeColor="text1" w:themeTint="FF" w:themeShade="FF"/>
                <w:sz w:val="22"/>
                <w:szCs w:val="22"/>
              </w:rPr>
              <w:t xml:space="preserve">Convert </w:t>
            </w:r>
            <w:r w:rsidRPr="6A74112E" w:rsidR="4A17BB00">
              <w:rPr>
                <w:color w:val="000000" w:themeColor="text1" w:themeTint="FF" w:themeShade="FF"/>
                <w:sz w:val="22"/>
                <w:szCs w:val="22"/>
              </w:rPr>
              <w:t>Tensorflow</w:t>
            </w:r>
            <w:r w:rsidRPr="6A74112E" w:rsidR="4A17BB00">
              <w:rPr>
                <w:color w:val="000000" w:themeColor="text1" w:themeTint="FF" w:themeShade="FF"/>
                <w:sz w:val="22"/>
                <w:szCs w:val="22"/>
              </w:rPr>
              <w:t xml:space="preserve"> Estimator API code to </w:t>
            </w:r>
            <w:r w:rsidRPr="6A74112E" w:rsidR="4A17BB00">
              <w:rPr>
                <w:color w:val="000000" w:themeColor="text1" w:themeTint="FF" w:themeShade="FF"/>
                <w:sz w:val="22"/>
                <w:szCs w:val="22"/>
              </w:rPr>
              <w:t>Keras</w:t>
            </w:r>
          </w:p>
          <w:p w:rsidR="2736CDA5" w:rsidP="6A74112E" w:rsidRDefault="2736CDA5" w14:paraId="3DA8B4CA" w14:textId="5429C649">
            <w:pPr>
              <w:pStyle w:val="ListParagraph"/>
              <w:numPr>
                <w:ilvl w:val="0"/>
                <w:numId w:val="18"/>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720" w:right="0" w:hanging="360"/>
              <w:jc w:val="left"/>
              <w:rPr>
                <w:color w:val="000000" w:themeColor="text1" w:themeTint="FF" w:themeShade="FF"/>
                <w:sz w:val="22"/>
                <w:szCs w:val="22"/>
              </w:rPr>
            </w:pPr>
            <w:r w:rsidRPr="6A74112E" w:rsidR="2736CDA5">
              <w:rPr>
                <w:color w:val="000000" w:themeColor="text1" w:themeTint="FF" w:themeShade="FF"/>
                <w:sz w:val="22"/>
                <w:szCs w:val="22"/>
              </w:rPr>
              <w:t xml:space="preserve">Initial conversion of code to use </w:t>
            </w:r>
            <w:r w:rsidRPr="6A74112E" w:rsidR="2736CDA5">
              <w:rPr>
                <w:color w:val="000000" w:themeColor="text1" w:themeTint="FF" w:themeShade="FF"/>
                <w:sz w:val="22"/>
                <w:szCs w:val="22"/>
              </w:rPr>
              <w:t>TFDistilBert</w:t>
            </w:r>
            <w:r w:rsidRPr="6A74112E" w:rsidR="2736CDA5">
              <w:rPr>
                <w:color w:val="000000" w:themeColor="text1" w:themeTint="FF" w:themeShade="FF"/>
                <w:sz w:val="22"/>
                <w:szCs w:val="22"/>
              </w:rPr>
              <w:t xml:space="preserve"> from </w:t>
            </w:r>
            <w:r w:rsidRPr="6A74112E" w:rsidR="2736CDA5">
              <w:rPr>
                <w:color w:val="000000" w:themeColor="text1" w:themeTint="FF" w:themeShade="FF"/>
                <w:sz w:val="22"/>
                <w:szCs w:val="22"/>
              </w:rPr>
              <w:t>HuggingFace</w:t>
            </w:r>
          </w:p>
          <w:p w:rsidR="00BB7353" w:rsidP="2097CD74" w:rsidRDefault="00835D77" w14:paraId="7C95ACAA" w14:textId="234CC765">
            <w:pPr>
              <w:pStyle w:val="ListParagraph"/>
              <w:numPr>
                <w:ilvl w:val="0"/>
                <w:numId w:val="18"/>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720" w:right="0" w:hanging="360"/>
              <w:jc w:val="left"/>
              <w:rPr>
                <w:color w:val="000000" w:themeColor="text1" w:themeTint="FF" w:themeShade="FF"/>
                <w:sz w:val="22"/>
                <w:szCs w:val="22"/>
              </w:rPr>
            </w:pPr>
            <w:r w:rsidR="40920313">
              <w:rPr/>
              <w:t>Refactor multifile Python script/module project into</w:t>
            </w:r>
            <w:r w:rsidR="00835D77">
              <w:rPr/>
              <w:t xml:space="preserve"> </w:t>
            </w:r>
            <w:r w:rsidR="00835D77">
              <w:rPr/>
              <w:t>Jupyter</w:t>
            </w:r>
            <w:r w:rsidR="00835D77">
              <w:rPr/>
              <w:t xml:space="preserve"> notebook</w:t>
            </w:r>
          </w:p>
          <w:p w:rsidR="00BB7353" w:rsidP="2097CD74" w:rsidRDefault="00835D77" w14:paraId="174DB3C7" w14:textId="09C8FE4D">
            <w:pPr>
              <w:pStyle w:val="ListParagraph"/>
              <w:numPr>
                <w:ilvl w:val="0"/>
                <w:numId w:val="18"/>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720" w:right="0" w:hanging="360"/>
              <w:jc w:val="left"/>
              <w:rPr>
                <w:color w:val="000000" w:themeColor="text1" w:themeTint="FF" w:themeShade="FF"/>
                <w:sz w:val="22"/>
                <w:szCs w:val="22"/>
              </w:rPr>
            </w:pPr>
            <w:r w:rsidRPr="2097CD74" w:rsidR="4E563641">
              <w:rPr>
                <w:color w:val="000000" w:themeColor="text1" w:themeTint="FF" w:themeShade="FF"/>
                <w:sz w:val="22"/>
                <w:szCs w:val="22"/>
              </w:rPr>
              <w:t xml:space="preserve">Experimented with configuration flags of original project to find best configuration (uncased, multilabel, not freezing BERT layers, using sentiment and correlation </w:t>
            </w:r>
            <w:r w:rsidRPr="2097CD74" w:rsidR="4E563641">
              <w:rPr>
                <w:color w:val="000000" w:themeColor="text1" w:themeTint="FF" w:themeShade="FF"/>
                <w:sz w:val="22"/>
                <w:szCs w:val="22"/>
              </w:rPr>
              <w:t>weighting)</w:t>
            </w:r>
          </w:p>
          <w:p w:rsidR="00BB7353" w:rsidP="6A74112E" w:rsidRDefault="00835D77" w14:paraId="7E029C75" w14:textId="1449EEC6">
            <w:pPr>
              <w:pStyle w:val="ListParagraph"/>
              <w:numPr>
                <w:ilvl w:val="0"/>
                <w:numId w:val="18"/>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720" w:right="0" w:hanging="360"/>
              <w:jc w:val="left"/>
              <w:rPr>
                <w:color w:val="000000" w:themeColor="text1" w:themeTint="FF" w:themeShade="FF"/>
                <w:sz w:val="22"/>
                <w:szCs w:val="22"/>
              </w:rPr>
            </w:pPr>
            <w:r w:rsidRPr="6A74112E" w:rsidR="2D5A5121">
              <w:rPr>
                <w:color w:val="000000" w:themeColor="text1" w:themeTint="FF" w:themeShade="FF"/>
                <w:sz w:val="22"/>
                <w:szCs w:val="22"/>
              </w:rPr>
              <w:t>Implemented functional correlation weighting code</w:t>
            </w:r>
          </w:p>
          <w:p w:rsidR="5A443427" w:rsidP="6A74112E" w:rsidRDefault="5A443427" w14:paraId="1F6D0344" w14:textId="144CBC3C">
            <w:pPr>
              <w:pStyle w:val="ListParagraph"/>
              <w:numPr>
                <w:ilvl w:val="0"/>
                <w:numId w:val="18"/>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720" w:right="0" w:hanging="360"/>
              <w:jc w:val="left"/>
              <w:rPr>
                <w:color w:val="000000" w:themeColor="text1" w:themeTint="FF" w:themeShade="FF"/>
                <w:sz w:val="22"/>
                <w:szCs w:val="22"/>
              </w:rPr>
            </w:pPr>
            <w:r w:rsidRPr="6A74112E" w:rsidR="5A443427">
              <w:rPr>
                <w:color w:val="000000" w:themeColor="text1" w:themeTint="FF" w:themeShade="FF"/>
                <w:sz w:val="22"/>
                <w:szCs w:val="22"/>
              </w:rPr>
              <w:t>Validation graphs</w:t>
            </w:r>
          </w:p>
          <w:p w:rsidR="00BB7353" w:rsidP="6A74112E" w:rsidRDefault="00835D77" w14:paraId="7FD1F552" w14:textId="73F26498">
            <w:pPr>
              <w:pStyle w:val="ListParagraph"/>
              <w:numPr>
                <w:ilvl w:val="0"/>
                <w:numId w:val="18"/>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720" w:right="0" w:hanging="360"/>
              <w:jc w:val="left"/>
              <w:rPr>
                <w:color w:val="000000" w:themeColor="text1" w:themeTint="FF" w:themeShade="FF"/>
                <w:sz w:val="22"/>
                <w:szCs w:val="22"/>
              </w:rPr>
            </w:pPr>
            <w:r w:rsidRPr="6A74112E" w:rsidR="534B0A12">
              <w:rPr>
                <w:color w:val="000000" w:themeColor="text1" w:themeTint="FF" w:themeShade="FF"/>
                <w:sz w:val="22"/>
                <w:szCs w:val="22"/>
              </w:rPr>
              <w:t xml:space="preserve">Coalesce research and </w:t>
            </w:r>
            <w:r w:rsidRPr="6A74112E" w:rsidR="62C479DC">
              <w:rPr>
                <w:color w:val="000000" w:themeColor="text1" w:themeTint="FF" w:themeShade="FF"/>
                <w:sz w:val="22"/>
                <w:szCs w:val="22"/>
              </w:rPr>
              <w:t xml:space="preserve">existing </w:t>
            </w:r>
            <w:r w:rsidRPr="6A74112E" w:rsidR="534B0A12">
              <w:rPr>
                <w:color w:val="000000" w:themeColor="text1" w:themeTint="FF" w:themeShade="FF"/>
                <w:sz w:val="22"/>
                <w:szCs w:val="22"/>
              </w:rPr>
              <w:t>information from proposal documents, collected research papers, and scientific readings into project write-up document</w:t>
            </w:r>
            <w:r w:rsidRPr="6A74112E" w:rsidR="72FA82C2">
              <w:rPr>
                <w:color w:val="000000" w:themeColor="text1" w:themeTint="FF" w:themeShade="FF"/>
                <w:sz w:val="22"/>
                <w:szCs w:val="22"/>
              </w:rPr>
              <w:t>, analysis of research</w:t>
            </w:r>
          </w:p>
          <w:p w:rsidR="00BB7353" w:rsidP="6A74112E" w:rsidRDefault="00835D77" w14:paraId="2B4B6BE7" w14:textId="23F5BC54">
            <w:pPr>
              <w:pStyle w:val="ListParagraph"/>
              <w:numPr>
                <w:ilvl w:val="0"/>
                <w:numId w:val="18"/>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720" w:right="0" w:hanging="360"/>
              <w:jc w:val="left"/>
              <w:rPr>
                <w:color w:val="000000" w:themeColor="text1" w:themeTint="FF" w:themeShade="FF"/>
                <w:sz w:val="22"/>
                <w:szCs w:val="22"/>
              </w:rPr>
            </w:pPr>
            <w:r w:rsidRPr="6A74112E" w:rsidR="59A0B950">
              <w:rPr>
                <w:color w:val="000000" w:themeColor="text1" w:themeTint="FF" w:themeShade="FF"/>
                <w:sz w:val="22"/>
                <w:szCs w:val="22"/>
              </w:rPr>
              <w:t>Supported model analysis</w:t>
            </w:r>
          </w:p>
        </w:tc>
      </w:tr>
      <w:tr w:rsidR="00BB7353" w:rsidTr="6A74112E" w14:paraId="04C5FC3D" w14:textId="77777777">
        <w:trPr>
          <w:trHeight w:val="255"/>
        </w:trPr>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08B275C" w:rsidRDefault="00B65F22" w14:paraId="0839C2CC" w14:textId="56FE6295">
            <w:r>
              <w:t>Manas Ranjan Sahoo</w:t>
            </w:r>
          </w:p>
        </w:tc>
        <w:tc>
          <w:tcPr>
            <w:tcW w:w="194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08B275C" w:rsidRDefault="00BB7353" w14:paraId="2AF2D3BE" w14:textId="42D4065B">
            <w:r w:rsidR="021CCDDE">
              <w:rPr/>
              <w:t>m</w:t>
            </w:r>
            <w:r w:rsidR="021CCDDE">
              <w:rPr/>
              <w:t>zs7206@psu.edu</w:t>
            </w:r>
          </w:p>
        </w:tc>
        <w:tc>
          <w:tcPr>
            <w:tcW w:w="43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6D7482D6" w:rsidP="6A74112E" w:rsidRDefault="6D7482D6" w14:paraId="2971C157" w14:textId="3C51EC39">
            <w:pPr>
              <w:pStyle w:val="ListParagraph"/>
              <w:numPr>
                <w:ilvl w:val="0"/>
                <w:numId w:val="21"/>
              </w:numPr>
              <w:rPr>
                <w:color w:val="000000" w:themeColor="text1" w:themeTint="FF" w:themeShade="FF"/>
                <w:sz w:val="22"/>
                <w:szCs w:val="22"/>
              </w:rPr>
            </w:pPr>
            <w:r w:rsidRPr="6A74112E" w:rsidR="6D7482D6">
              <w:rPr>
                <w:color w:val="000000" w:themeColor="text1" w:themeTint="FF" w:themeShade="FF"/>
                <w:sz w:val="22"/>
                <w:szCs w:val="22"/>
              </w:rPr>
              <w:t>Initial proposal document creation</w:t>
            </w:r>
          </w:p>
          <w:p w:rsidR="6D7482D6" w:rsidP="6A74112E" w:rsidRDefault="6D7482D6" w14:paraId="63455028" w14:textId="6B939FB3">
            <w:pPr>
              <w:pStyle w:val="ListParagraph"/>
              <w:numPr>
                <w:ilvl w:val="0"/>
                <w:numId w:val="21"/>
              </w:numPr>
              <w:rPr>
                <w:color w:val="000000" w:themeColor="text1" w:themeTint="FF" w:themeShade="FF"/>
                <w:sz w:val="22"/>
                <w:szCs w:val="22"/>
              </w:rPr>
            </w:pPr>
            <w:r w:rsidRPr="6A74112E" w:rsidR="6D7482D6">
              <w:rPr>
                <w:color w:val="000000" w:themeColor="text1" w:themeTint="FF" w:themeShade="FF"/>
                <w:sz w:val="22"/>
                <w:szCs w:val="22"/>
              </w:rPr>
              <w:t>Initial draft network architecture creation</w:t>
            </w:r>
          </w:p>
          <w:p w:rsidR="00BB7353" w:rsidP="7A73DA74" w:rsidRDefault="00BB7353" w14:paraId="4A06BE05" w14:textId="4ADD9F49">
            <w:pPr>
              <w:pStyle w:val="ListParagraph"/>
              <w:numPr>
                <w:ilvl w:val="0"/>
                <w:numId w:val="21"/>
              </w:numPr>
              <w:rPr>
                <w:color w:val="000000" w:themeColor="text1" w:themeTint="FF" w:themeShade="FF"/>
                <w:sz w:val="22"/>
                <w:szCs w:val="22"/>
              </w:rPr>
            </w:pPr>
            <w:r w:rsidRPr="7A73DA74" w:rsidR="021CCDDE">
              <w:rPr>
                <w:color w:val="000000" w:themeColor="text1" w:themeTint="FF" w:themeShade="FF"/>
                <w:sz w:val="22"/>
                <w:szCs w:val="22"/>
              </w:rPr>
              <w:t xml:space="preserve">Convert </w:t>
            </w:r>
            <w:r w:rsidRPr="7A73DA74" w:rsidR="021CCDDE">
              <w:rPr>
                <w:color w:val="000000" w:themeColor="text1" w:themeTint="FF" w:themeShade="FF"/>
                <w:sz w:val="22"/>
                <w:szCs w:val="22"/>
              </w:rPr>
              <w:t>TextCNN</w:t>
            </w:r>
            <w:r w:rsidRPr="7A73DA74" w:rsidR="021CCDDE">
              <w:rPr>
                <w:color w:val="000000" w:themeColor="text1" w:themeTint="FF" w:themeShade="FF"/>
                <w:sz w:val="22"/>
                <w:szCs w:val="22"/>
              </w:rPr>
              <w:t xml:space="preserve"> model architecture</w:t>
            </w:r>
            <w:r w:rsidRPr="7A73DA74" w:rsidR="021CCDDE">
              <w:rPr>
                <w:color w:val="000000" w:themeColor="text1" w:themeTint="FF" w:themeShade="FF"/>
                <w:sz w:val="22"/>
                <w:szCs w:val="22"/>
              </w:rPr>
              <w:t xml:space="preserve"> into </w:t>
            </w:r>
            <w:r w:rsidRPr="7A73DA74" w:rsidR="021CCDDE">
              <w:rPr>
                <w:color w:val="000000" w:themeColor="text1" w:themeTint="FF" w:themeShade="FF"/>
                <w:sz w:val="22"/>
                <w:szCs w:val="22"/>
              </w:rPr>
              <w:t>Tensorflow</w:t>
            </w:r>
            <w:r w:rsidRPr="7A73DA74" w:rsidR="021CCDDE">
              <w:rPr>
                <w:color w:val="000000" w:themeColor="text1" w:themeTint="FF" w:themeShade="FF"/>
                <w:sz w:val="22"/>
                <w:szCs w:val="22"/>
              </w:rPr>
              <w:t xml:space="preserve"> from </w:t>
            </w:r>
            <w:r w:rsidRPr="7A73DA74" w:rsidR="021CCDDE">
              <w:rPr>
                <w:color w:val="000000" w:themeColor="text1" w:themeTint="FF" w:themeShade="FF"/>
                <w:sz w:val="22"/>
                <w:szCs w:val="22"/>
              </w:rPr>
              <w:t>pyTorch</w:t>
            </w:r>
          </w:p>
          <w:p w:rsidR="00BB7353" w:rsidP="7A73DA74" w:rsidRDefault="00BB7353" w14:paraId="53649273" w14:textId="37D254FE">
            <w:pPr>
              <w:pStyle w:val="ListParagraph"/>
              <w:numPr>
                <w:ilvl w:val="0"/>
                <w:numId w:val="21"/>
              </w:numPr>
              <w:rPr>
                <w:color w:val="000000" w:themeColor="text1" w:themeTint="FF" w:themeShade="FF"/>
                <w:sz w:val="22"/>
                <w:szCs w:val="22"/>
              </w:rPr>
            </w:pPr>
            <w:r w:rsidRPr="2097CD74" w:rsidR="2D817B87">
              <w:rPr>
                <w:color w:val="000000" w:themeColor="text1" w:themeTint="FF" w:themeShade="FF"/>
                <w:sz w:val="22"/>
                <w:szCs w:val="22"/>
              </w:rPr>
              <w:t>Incorporat</w:t>
            </w:r>
            <w:r w:rsidRPr="2097CD74" w:rsidR="27B08CEE">
              <w:rPr>
                <w:color w:val="000000" w:themeColor="text1" w:themeTint="FF" w:themeShade="FF"/>
                <w:sz w:val="22"/>
                <w:szCs w:val="22"/>
              </w:rPr>
              <w:t>e</w:t>
            </w:r>
            <w:r w:rsidRPr="2097CD74" w:rsidR="2D817B87">
              <w:rPr>
                <w:color w:val="000000" w:themeColor="text1" w:themeTint="FF" w:themeShade="FF"/>
                <w:sz w:val="22"/>
                <w:szCs w:val="22"/>
              </w:rPr>
              <w:t xml:space="preserve"> combined model architecture using </w:t>
            </w:r>
            <w:r w:rsidRPr="2097CD74" w:rsidR="2D817B87">
              <w:rPr>
                <w:color w:val="000000" w:themeColor="text1" w:themeTint="FF" w:themeShade="FF"/>
                <w:sz w:val="22"/>
                <w:szCs w:val="22"/>
              </w:rPr>
              <w:t>TFDistilBert</w:t>
            </w:r>
            <w:r w:rsidRPr="2097CD74" w:rsidR="2D817B87">
              <w:rPr>
                <w:color w:val="000000" w:themeColor="text1" w:themeTint="FF" w:themeShade="FF"/>
                <w:sz w:val="22"/>
                <w:szCs w:val="22"/>
              </w:rPr>
              <w:t xml:space="preserve"> and </w:t>
            </w:r>
            <w:r w:rsidRPr="2097CD74" w:rsidR="2D817B87">
              <w:rPr>
                <w:color w:val="000000" w:themeColor="text1" w:themeTint="FF" w:themeShade="FF"/>
                <w:sz w:val="22"/>
                <w:szCs w:val="22"/>
              </w:rPr>
              <w:t>TextCNN</w:t>
            </w:r>
            <w:r w:rsidRPr="2097CD74" w:rsidR="2D817B87">
              <w:rPr>
                <w:color w:val="000000" w:themeColor="text1" w:themeTint="FF" w:themeShade="FF"/>
                <w:sz w:val="22"/>
                <w:szCs w:val="22"/>
              </w:rPr>
              <w:t xml:space="preserve"> with custom Classifier head</w:t>
            </w:r>
            <w:r w:rsidRPr="2097CD74" w:rsidR="1D154A43">
              <w:rPr>
                <w:color w:val="000000" w:themeColor="text1" w:themeTint="FF" w:themeShade="FF"/>
                <w:sz w:val="22"/>
                <w:szCs w:val="22"/>
              </w:rPr>
              <w:t xml:space="preserve"> and other custom classes from </w:t>
            </w:r>
            <w:r w:rsidRPr="2097CD74" w:rsidR="1D154A43">
              <w:rPr>
                <w:color w:val="000000" w:themeColor="text1" w:themeTint="FF" w:themeShade="FF"/>
                <w:sz w:val="22"/>
                <w:szCs w:val="22"/>
              </w:rPr>
              <w:t>GoEmotions</w:t>
            </w:r>
            <w:r w:rsidRPr="2097CD74" w:rsidR="1D154A43">
              <w:rPr>
                <w:color w:val="000000" w:themeColor="text1" w:themeTint="FF" w:themeShade="FF"/>
                <w:sz w:val="22"/>
                <w:szCs w:val="22"/>
              </w:rPr>
              <w:t xml:space="preserve"> original work</w:t>
            </w:r>
            <w:r w:rsidRPr="2097CD74" w:rsidR="1D154A43">
              <w:rPr>
                <w:color w:val="000000" w:themeColor="text1" w:themeTint="FF" w:themeShade="FF"/>
                <w:sz w:val="22"/>
                <w:szCs w:val="22"/>
              </w:rPr>
              <w:t>.</w:t>
            </w:r>
          </w:p>
          <w:p w:rsidR="00BB7353" w:rsidP="7A73DA74" w:rsidRDefault="00BB7353" w14:paraId="1943BD95" w14:textId="64101ED1">
            <w:pPr>
              <w:pStyle w:val="ListParagraph"/>
              <w:numPr>
                <w:ilvl w:val="0"/>
                <w:numId w:val="21"/>
              </w:numPr>
              <w:rPr>
                <w:color w:val="000000" w:themeColor="text1" w:themeTint="FF" w:themeShade="FF"/>
                <w:sz w:val="22"/>
                <w:szCs w:val="22"/>
              </w:rPr>
            </w:pPr>
            <w:r w:rsidRPr="7A73DA74" w:rsidR="1E644B4F">
              <w:rPr>
                <w:color w:val="000000" w:themeColor="text1" w:themeTint="FF" w:themeShade="FF"/>
                <w:sz w:val="22"/>
                <w:szCs w:val="22"/>
              </w:rPr>
              <w:t>Add serialization to custom classes to create a downloadable model and tokenizer</w:t>
            </w:r>
          </w:p>
          <w:p w:rsidR="00BB7353" w:rsidP="7A73DA74" w:rsidRDefault="00BB7353" w14:paraId="60E4A7E3" w14:textId="36BDEC61">
            <w:pPr>
              <w:pStyle w:val="ListParagraph"/>
              <w:numPr>
                <w:ilvl w:val="0"/>
                <w:numId w:val="21"/>
              </w:numPr>
              <w:rPr>
                <w:color w:val="000000" w:themeColor="text1" w:themeTint="FF" w:themeShade="FF"/>
                <w:sz w:val="22"/>
                <w:szCs w:val="22"/>
              </w:rPr>
            </w:pPr>
            <w:r w:rsidRPr="7A73DA74" w:rsidR="1E644B4F">
              <w:rPr>
                <w:color w:val="000000" w:themeColor="text1" w:themeTint="FF" w:themeShade="FF"/>
                <w:sz w:val="22"/>
                <w:szCs w:val="22"/>
              </w:rPr>
              <w:t>Add visualization</w:t>
            </w:r>
            <w:r w:rsidRPr="7A73DA74" w:rsidR="6CA333D6">
              <w:rPr>
                <w:color w:val="000000" w:themeColor="text1" w:themeTint="FF" w:themeShade="FF"/>
                <w:sz w:val="22"/>
                <w:szCs w:val="22"/>
              </w:rPr>
              <w:t>s</w:t>
            </w:r>
            <w:r w:rsidRPr="7A73DA74" w:rsidR="1E644B4F">
              <w:rPr>
                <w:color w:val="000000" w:themeColor="text1" w:themeTint="FF" w:themeShade="FF"/>
                <w:sz w:val="22"/>
                <w:szCs w:val="22"/>
              </w:rPr>
              <w:t xml:space="preserve"> to the predictions o</w:t>
            </w:r>
            <w:r w:rsidRPr="7A73DA74" w:rsidR="1E644B4F">
              <w:rPr>
                <w:color w:val="000000" w:themeColor="text1" w:themeTint="FF" w:themeShade="FF"/>
                <w:sz w:val="22"/>
                <w:szCs w:val="22"/>
              </w:rPr>
              <w:t>ver test dataset</w:t>
            </w:r>
          </w:p>
          <w:p w:rsidR="00BB7353" w:rsidP="7A73DA74" w:rsidRDefault="00BB7353" w14:paraId="0B1211B0" w14:textId="4ED478E2">
            <w:pPr>
              <w:pStyle w:val="ListParagraph"/>
              <w:numPr>
                <w:ilvl w:val="0"/>
                <w:numId w:val="21"/>
              </w:numPr>
              <w:rPr>
                <w:color w:val="000000" w:themeColor="text1" w:themeTint="FF" w:themeShade="FF"/>
                <w:sz w:val="22"/>
                <w:szCs w:val="22"/>
              </w:rPr>
            </w:pPr>
            <w:r w:rsidRPr="6A74112E" w:rsidR="249F27EF">
              <w:rPr>
                <w:color w:val="000000" w:themeColor="text1" w:themeTint="FF" w:themeShade="FF"/>
                <w:sz w:val="22"/>
                <w:szCs w:val="22"/>
              </w:rPr>
              <w:t xml:space="preserve"> </w:t>
            </w:r>
            <w:r w:rsidRPr="6A74112E" w:rsidR="0DA98AB6">
              <w:rPr>
                <w:color w:val="000000" w:themeColor="text1" w:themeTint="FF" w:themeShade="FF"/>
                <w:sz w:val="22"/>
                <w:szCs w:val="22"/>
              </w:rPr>
              <w:t>Added weighted-loss function to the custom loss function to handle class imbalance</w:t>
            </w:r>
          </w:p>
          <w:p w:rsidR="00BB7353" w:rsidP="7A73DA74" w:rsidRDefault="00BB7353" w14:paraId="0E96468E" w14:textId="3598809C">
            <w:pPr>
              <w:pStyle w:val="ListParagraph"/>
              <w:numPr>
                <w:ilvl w:val="0"/>
                <w:numId w:val="21"/>
              </w:numPr>
              <w:rPr>
                <w:color w:val="000000" w:themeColor="text1" w:themeTint="FF" w:themeShade="FF"/>
                <w:sz w:val="22"/>
                <w:szCs w:val="22"/>
              </w:rPr>
            </w:pPr>
            <w:r w:rsidRPr="6A74112E" w:rsidR="0DF79185">
              <w:rPr>
                <w:color w:val="000000" w:themeColor="text1" w:themeTint="FF" w:themeShade="FF"/>
                <w:sz w:val="22"/>
                <w:szCs w:val="22"/>
              </w:rPr>
              <w:t>Early stoppage mechanism</w:t>
            </w:r>
          </w:p>
          <w:p w:rsidR="00BB7353" w:rsidP="7A73DA74" w:rsidRDefault="00BB7353" w14:paraId="4AC934BD" w14:textId="5F4D3453">
            <w:pPr>
              <w:pStyle w:val="ListParagraph"/>
              <w:numPr>
                <w:ilvl w:val="0"/>
                <w:numId w:val="21"/>
              </w:numPr>
              <w:rPr>
                <w:color w:val="000000" w:themeColor="text1" w:themeTint="FF" w:themeShade="FF"/>
                <w:sz w:val="22"/>
                <w:szCs w:val="22"/>
              </w:rPr>
            </w:pPr>
            <w:r w:rsidRPr="6A74112E" w:rsidR="03F245A7">
              <w:rPr>
                <w:color w:val="000000" w:themeColor="text1" w:themeTint="FF" w:themeShade="FF"/>
                <w:sz w:val="22"/>
                <w:szCs w:val="22"/>
              </w:rPr>
              <w:t>Added different metrics for performance measurement</w:t>
            </w:r>
          </w:p>
          <w:p w:rsidR="00BB7353" w:rsidP="7A73DA74" w:rsidRDefault="00BB7353" w14:paraId="452C192A" w14:textId="08517CEF">
            <w:pPr>
              <w:pStyle w:val="ListParagraph"/>
              <w:numPr>
                <w:ilvl w:val="0"/>
                <w:numId w:val="21"/>
              </w:numPr>
              <w:rPr>
                <w:color w:val="000000" w:themeColor="text1" w:themeTint="FF" w:themeShade="FF"/>
                <w:sz w:val="22"/>
                <w:szCs w:val="22"/>
              </w:rPr>
            </w:pPr>
            <w:r w:rsidRPr="6A74112E" w:rsidR="03F245A7">
              <w:rPr>
                <w:color w:val="000000" w:themeColor="text1" w:themeTint="FF" w:themeShade="FF"/>
                <w:sz w:val="22"/>
                <w:szCs w:val="22"/>
              </w:rPr>
              <w:t>Recorded analysis for different performance results</w:t>
            </w:r>
          </w:p>
          <w:p w:rsidR="00BB7353" w:rsidP="7A73DA74" w:rsidRDefault="00BB7353" w14:paraId="7D24DD21" w14:textId="0E1F04B1">
            <w:pPr>
              <w:pStyle w:val="ListParagraph"/>
              <w:numPr>
                <w:ilvl w:val="0"/>
                <w:numId w:val="21"/>
              </w:numPr>
              <w:rPr>
                <w:color w:val="000000" w:themeColor="text1" w:themeTint="FF" w:themeShade="FF"/>
                <w:sz w:val="22"/>
                <w:szCs w:val="22"/>
              </w:rPr>
            </w:pPr>
            <w:r w:rsidRPr="6A74112E" w:rsidR="0E62B9C6">
              <w:rPr>
                <w:color w:val="000000" w:themeColor="text1" w:themeTint="FF" w:themeShade="FF"/>
                <w:sz w:val="22"/>
                <w:szCs w:val="22"/>
              </w:rPr>
              <w:t xml:space="preserve">Document write up, recording </w:t>
            </w:r>
            <w:r w:rsidRPr="6A74112E" w:rsidR="0E62B9C6">
              <w:rPr>
                <w:color w:val="000000" w:themeColor="text1" w:themeTint="FF" w:themeShade="FF"/>
                <w:sz w:val="22"/>
                <w:szCs w:val="22"/>
              </w:rPr>
              <w:t>additional</w:t>
            </w:r>
            <w:r w:rsidRPr="6A74112E" w:rsidR="0E62B9C6">
              <w:rPr>
                <w:color w:val="000000" w:themeColor="text1" w:themeTint="FF" w:themeShade="FF"/>
                <w:sz w:val="22"/>
                <w:szCs w:val="22"/>
              </w:rPr>
              <w:t xml:space="preserve"> analysis on document</w:t>
            </w:r>
          </w:p>
          <w:p w:rsidR="00BB7353" w:rsidP="7A73DA74" w:rsidRDefault="00BB7353" w14:paraId="40B1EC60" w14:textId="3C73BC3A">
            <w:pPr>
              <w:pStyle w:val="ListParagraph"/>
              <w:numPr>
                <w:ilvl w:val="0"/>
                <w:numId w:val="21"/>
              </w:numPr>
              <w:rPr>
                <w:color w:val="000000" w:themeColor="text1" w:themeTint="FF" w:themeShade="FF"/>
                <w:sz w:val="22"/>
                <w:szCs w:val="22"/>
              </w:rPr>
            </w:pPr>
            <w:r w:rsidRPr="6A74112E" w:rsidR="0E62B9C6">
              <w:rPr>
                <w:color w:val="000000" w:themeColor="text1" w:themeTint="FF" w:themeShade="FF"/>
                <w:sz w:val="22"/>
                <w:szCs w:val="22"/>
              </w:rPr>
              <w:t>Overall formatting, citation and bibliography</w:t>
            </w:r>
          </w:p>
        </w:tc>
      </w:tr>
    </w:tbl>
    <w:p w:rsidR="00BB7353" w:rsidP="00440808" w:rsidRDefault="00BB7353" w14:paraId="7971E306" w14:textId="77777777">
      <w:pPr>
        <w:pStyle w:val="Heading2"/>
        <w:widowControl w:val="0"/>
        <w:numPr>
          <w:ilvl w:val="0"/>
          <w:numId w:val="0"/>
        </w:numPr>
      </w:pPr>
    </w:p>
    <w:p w:rsidR="00BB7353" w:rsidP="00BB7353" w:rsidRDefault="00BB7353" w14:paraId="211F4974" w14:textId="77777777"/>
    <w:p w:rsidRPr="00440808" w:rsidR="00BB7353" w:rsidP="00440808" w:rsidRDefault="00BB7353" w14:paraId="4851ACC0" w14:textId="77777777">
      <w:pPr>
        <w:rPr>
          <w:b/>
          <w:bCs/>
          <w:sz w:val="32"/>
          <w:szCs w:val="32"/>
        </w:rPr>
      </w:pPr>
      <w:bookmarkStart w:name="_Toc2" w:id="4"/>
      <w:bookmarkStart w:name="_Toc33129273" w:id="5"/>
      <w:r w:rsidRPr="00440808">
        <w:rPr>
          <w:b/>
          <w:bCs/>
          <w:sz w:val="32"/>
          <w:szCs w:val="32"/>
        </w:rPr>
        <w:t>Revision Sheet</w:t>
      </w:r>
      <w:bookmarkEnd w:id="4"/>
      <w:bookmarkEnd w:id="5"/>
    </w:p>
    <w:p w:rsidR="00BB7353" w:rsidP="00BB7353" w:rsidRDefault="00BB7353" w14:paraId="005D11C7" w14:textId="77777777">
      <w:pPr>
        <w:widowControl w:val="0"/>
        <w:jc w:val="both"/>
      </w:pPr>
    </w:p>
    <w:tbl>
      <w:tblPr>
        <w:tblW w:w="9326" w:type="dxa"/>
        <w:tblInd w:w="116"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fixed"/>
        <w:tblLook w:val="04A0" w:firstRow="1" w:lastRow="0" w:firstColumn="1" w:lastColumn="0" w:noHBand="0" w:noVBand="1"/>
      </w:tblPr>
      <w:tblGrid>
        <w:gridCol w:w="2216"/>
        <w:gridCol w:w="7110"/>
      </w:tblGrid>
      <w:tr w:rsidR="0044734D" w:rsidTr="6A74112E" w14:paraId="36F4C15B" w14:textId="77777777">
        <w:trPr>
          <w:trHeight w:val="246"/>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CCCCC"/>
            <w:tcMar>
              <w:top w:w="80" w:type="dxa"/>
              <w:left w:w="80" w:type="dxa"/>
              <w:bottom w:w="80" w:type="dxa"/>
              <w:right w:w="80" w:type="dxa"/>
            </w:tcMar>
          </w:tcPr>
          <w:p w:rsidR="0044734D" w:rsidP="008B275C" w:rsidRDefault="0044734D" w14:paraId="0D7FB279" w14:textId="77777777">
            <w:pPr>
              <w:jc w:val="both"/>
            </w:pPr>
            <w:r>
              <w:rPr>
                <w:b/>
                <w:bCs/>
              </w:rPr>
              <w:t>Date</w:t>
            </w:r>
          </w:p>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CCCCC"/>
            <w:tcMar>
              <w:top w:w="80" w:type="dxa"/>
              <w:left w:w="80" w:type="dxa"/>
              <w:bottom w:w="80" w:type="dxa"/>
              <w:right w:w="80" w:type="dxa"/>
            </w:tcMar>
          </w:tcPr>
          <w:p w:rsidR="0044734D" w:rsidP="008B275C" w:rsidRDefault="0044734D" w14:paraId="76EE81C1" w14:textId="77777777">
            <w:pPr>
              <w:jc w:val="both"/>
            </w:pPr>
            <w:r>
              <w:rPr>
                <w:b/>
                <w:bCs/>
              </w:rPr>
              <w:t>Revision Description</w:t>
            </w:r>
          </w:p>
        </w:tc>
      </w:tr>
      <w:tr w:rsidR="0044734D" w:rsidTr="6A74112E" w14:paraId="7D24C31C" w14:textId="77777777">
        <w:trPr>
          <w:trHeight w:val="255"/>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B65F22" w14:paraId="66AA8FDB" w14:textId="78083447">
            <w:r>
              <w:t>8/3</w:t>
            </w:r>
          </w:p>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B65F22" w14:paraId="7DEA35C8" w14:textId="77777777">
            <w:r>
              <w:t>Initial template</w:t>
            </w:r>
            <w:r w:rsidR="00835D77">
              <w:t xml:space="preserve"> for Project Write-up</w:t>
            </w:r>
          </w:p>
          <w:p w:rsidR="002A2D0E" w:rsidP="008B275C" w:rsidRDefault="002A2D0E" w14:paraId="6EE1506E" w14:textId="77777777">
            <w:r>
              <w:t>Initial Challenges section</w:t>
            </w:r>
          </w:p>
          <w:p w:rsidR="002A2D0E" w:rsidP="008B275C" w:rsidRDefault="002A2D0E" w14:paraId="3E4C77AF" w14:textId="358DA518">
            <w:r>
              <w:t>Initial Data Collection section</w:t>
            </w:r>
          </w:p>
          <w:p w:rsidR="002A2D0E" w:rsidP="008B275C" w:rsidRDefault="002A2D0E" w14:paraId="5AA67B94" w14:textId="77777777">
            <w:r>
              <w:t>Initial Data Preprocessing section</w:t>
            </w:r>
          </w:p>
          <w:p w:rsidR="00D60E64" w:rsidP="008B275C" w:rsidRDefault="00D60E64" w14:paraId="385DAF8F" w14:textId="5CCBB751">
            <w:r>
              <w:t>Initial Methodology section</w:t>
            </w:r>
          </w:p>
        </w:tc>
      </w:tr>
      <w:tr w:rsidR="0044734D" w:rsidTr="6A74112E" w14:paraId="4D241136" w14:textId="77777777">
        <w:trPr>
          <w:trHeight w:val="255"/>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065DF1ED" w14:textId="244BFCE5">
            <w:r w:rsidR="1DCD0F98">
              <w:rPr/>
              <w:t>8/4</w:t>
            </w:r>
          </w:p>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6CAE9404" w14:textId="5E53D035">
            <w:r w:rsidR="0DCAC3D7">
              <w:rPr/>
              <w:t>Initial Introduction</w:t>
            </w:r>
          </w:p>
          <w:p w:rsidR="0044734D" w:rsidP="008B275C" w:rsidRDefault="0044734D" w14:paraId="3F4A81E4" w14:textId="5C016C12">
            <w:r w:rsidR="0DCAC3D7">
              <w:rPr/>
              <w:t>Initial Problem Statement</w:t>
            </w:r>
          </w:p>
          <w:p w:rsidR="0044734D" w:rsidP="008B275C" w:rsidRDefault="0044734D" w14:paraId="5D16C22D" w14:textId="2A8C0300">
            <w:r w:rsidR="0DCAC3D7">
              <w:rPr/>
              <w:t>Initial Importance and Impacts</w:t>
            </w:r>
          </w:p>
        </w:tc>
      </w:tr>
      <w:tr w:rsidR="0044734D" w:rsidTr="6A74112E" w14:paraId="18C703E8" w14:textId="77777777">
        <w:trPr>
          <w:trHeight w:val="255"/>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7BB52ECA" w14:textId="5B7FD16C">
            <w:r w:rsidR="3FFFD978">
              <w:rPr/>
              <w:t>8/5</w:t>
            </w:r>
          </w:p>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1DB982B3" w14:textId="00C51F15">
            <w:r w:rsidR="3FFFD978">
              <w:rPr/>
              <w:t>Data Collection Revisions</w:t>
            </w:r>
          </w:p>
          <w:p w:rsidR="0044734D" w:rsidP="008B275C" w:rsidRDefault="0044734D" w14:paraId="70D0E3FB" w14:textId="4EB0F982">
            <w:r w:rsidR="2D94A824">
              <w:rPr/>
              <w:t>Data Preprocessing Revisions</w:t>
            </w:r>
          </w:p>
        </w:tc>
      </w:tr>
      <w:tr w:rsidR="0044734D" w:rsidTr="6A74112E" w14:paraId="644876D0" w14:textId="77777777">
        <w:trPr>
          <w:trHeight w:val="255"/>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25ED882A" w14:textId="0FA98C9D">
            <w:r w:rsidR="5F02A371">
              <w:rPr/>
              <w:t>8/7</w:t>
            </w:r>
          </w:p>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248D8588" w14:textId="3F200A3C">
            <w:r w:rsidR="5F02A371">
              <w:rPr/>
              <w:t>Initial Related Works</w:t>
            </w:r>
          </w:p>
        </w:tc>
      </w:tr>
      <w:tr w:rsidR="0044734D" w:rsidTr="6A74112E" w14:paraId="55D496D7" w14:textId="77777777">
        <w:trPr>
          <w:trHeight w:val="255"/>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4B03038C" w14:textId="32B50012">
            <w:r w:rsidR="5F02A371">
              <w:rPr/>
              <w:t>8/8</w:t>
            </w:r>
          </w:p>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6EE5FDA3" w14:textId="383AF414">
            <w:pPr/>
            <w:r w:rsidR="3D44EA6C">
              <w:rPr/>
              <w:t>Related Works revisions</w:t>
            </w:r>
          </w:p>
          <w:p w:rsidR="0044734D" w:rsidP="008B275C" w:rsidRDefault="0044734D" w14:paraId="7EF85F76" w14:textId="57E24103">
            <w:r w:rsidR="223F4A13">
              <w:rPr/>
              <w:t>Initial References</w:t>
            </w:r>
          </w:p>
          <w:p w:rsidR="0044734D" w:rsidP="008B275C" w:rsidRDefault="0044734D" w14:paraId="2DF97AA5" w14:textId="275F1F45">
            <w:r w:rsidR="223F4A13">
              <w:rPr/>
              <w:t>Initial citations</w:t>
            </w:r>
          </w:p>
          <w:p w:rsidR="0044734D" w:rsidP="008B275C" w:rsidRDefault="0044734D" w14:paraId="4DABE09C" w14:textId="1B873F3C">
            <w:r w:rsidR="2D1B37CB">
              <w:rPr/>
              <w:t>Initial References</w:t>
            </w:r>
          </w:p>
        </w:tc>
      </w:tr>
      <w:tr w:rsidR="0044734D" w:rsidTr="6A74112E" w14:paraId="78683E38" w14:textId="77777777">
        <w:trPr>
          <w:trHeight w:val="255"/>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57AB8B99" w14:textId="051E7602">
            <w:r w:rsidR="7C4D2789">
              <w:rPr/>
              <w:t>8/10</w:t>
            </w:r>
          </w:p>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45301143" w14:textId="7729A2E6">
            <w:r w:rsidR="38324D92">
              <w:rPr/>
              <w:t>Introduction update</w:t>
            </w:r>
          </w:p>
          <w:p w:rsidR="0044734D" w:rsidP="008B275C" w:rsidRDefault="0044734D" w14:paraId="3E5F0B53" w14:textId="226F98D8">
            <w:r w:rsidR="38324D92">
              <w:rPr/>
              <w:t>Problem statement update</w:t>
            </w:r>
          </w:p>
          <w:p w:rsidR="0044734D" w:rsidP="008B275C" w:rsidRDefault="0044734D" w14:paraId="5119D87F" w14:textId="3D1D251F">
            <w:r w:rsidR="38324D92">
              <w:rPr/>
              <w:t>Challenges update</w:t>
            </w:r>
          </w:p>
          <w:p w:rsidR="0044734D" w:rsidP="008B275C" w:rsidRDefault="0044734D" w14:paraId="6B175016" w14:textId="32BAE6A8">
            <w:r w:rsidR="38324D92">
              <w:rPr/>
              <w:t>Importance update</w:t>
            </w:r>
          </w:p>
        </w:tc>
      </w:tr>
      <w:tr w:rsidR="0044734D" w:rsidTr="6A74112E" w14:paraId="5480113B" w14:textId="77777777">
        <w:trPr>
          <w:trHeight w:val="255"/>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5227EFA4" w14:textId="6CE84925">
            <w:r w:rsidR="38324D92">
              <w:rPr/>
              <w:t>8/1</w:t>
            </w:r>
            <w:r w:rsidR="50FE5514">
              <w:rPr/>
              <w:t>3</w:t>
            </w:r>
          </w:p>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1558AA78" w14:textId="0076FFB1">
            <w:r w:rsidR="3563E182">
              <w:rPr/>
              <w:t>Updated References</w:t>
            </w:r>
          </w:p>
          <w:p w:rsidR="0044734D" w:rsidP="008B275C" w:rsidRDefault="0044734D" w14:paraId="554A8A00" w14:textId="2962BC73">
            <w:pPr/>
            <w:r w:rsidR="71F81A2B">
              <w:rPr/>
              <w:t>General document cleanup</w:t>
            </w:r>
          </w:p>
          <w:p w:rsidR="0044734D" w:rsidP="008B275C" w:rsidRDefault="0044734D" w14:paraId="612145CF" w14:textId="36E62050">
            <w:r w:rsidR="3CCA188D">
              <w:rPr/>
              <w:t>Initial Feedback section</w:t>
            </w:r>
          </w:p>
        </w:tc>
      </w:tr>
      <w:tr w:rsidR="2097CD74" w:rsidTr="6A74112E" w14:paraId="20569D81">
        <w:trPr>
          <w:trHeight w:val="300"/>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12069043" w:rsidP="2097CD74" w:rsidRDefault="12069043" w14:paraId="4DE4FF26" w14:textId="496835AD">
            <w:pPr>
              <w:pStyle w:val="Normal"/>
            </w:pPr>
            <w:r w:rsidR="0ACBD793">
              <w:rPr/>
              <w:t>8/14</w:t>
            </w:r>
          </w:p>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12069043" w:rsidRDefault="12069043" w14:paraId="10F1440C" w14:textId="06E5C351">
            <w:pPr/>
            <w:r w:rsidR="0ACBD793">
              <w:rPr/>
              <w:t>Initial Discussion of Results</w:t>
            </w:r>
          </w:p>
          <w:p w:rsidR="2097CD74" w:rsidP="6A74112E" w:rsidRDefault="2097CD74" w14:paraId="2246B07C" w14:textId="4DB89A06">
            <w:pPr/>
            <w:r w:rsidR="0ACBD793">
              <w:rPr/>
              <w:t>Data Preprocessing and Methodology revisions</w:t>
            </w:r>
          </w:p>
        </w:tc>
      </w:tr>
      <w:tr w:rsidR="6A74112E" w:rsidTr="6A74112E" w14:paraId="0CA19A4F">
        <w:trPr>
          <w:trHeight w:val="300"/>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3BBBEA2D" w:rsidP="6A74112E" w:rsidRDefault="3BBBEA2D" w14:paraId="1F73BECE" w14:textId="420F3E2E">
            <w:pPr>
              <w:pStyle w:val="Normal"/>
            </w:pPr>
            <w:r w:rsidR="3BBBEA2D">
              <w:rPr/>
              <w:t>8/15</w:t>
            </w:r>
          </w:p>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3BBBEA2D" w:rsidP="6A74112E" w:rsidRDefault="3BBBEA2D" w14:paraId="72814391" w14:textId="20A3F7F8">
            <w:pPr>
              <w:pStyle w:val="Normal"/>
            </w:pPr>
            <w:r w:rsidR="3BBBEA2D">
              <w:rPr/>
              <w:t>Overall document updates across various sections</w:t>
            </w:r>
          </w:p>
          <w:p w:rsidR="3BBBEA2D" w:rsidP="6A74112E" w:rsidRDefault="3BBBEA2D" w14:paraId="05DFE85A" w14:textId="107A1220">
            <w:pPr>
              <w:pStyle w:val="Normal"/>
            </w:pPr>
            <w:r w:rsidR="3BBBEA2D">
              <w:rPr/>
              <w:t xml:space="preserve">Addition of </w:t>
            </w:r>
            <w:r w:rsidR="3BBBEA2D">
              <w:rPr/>
              <w:t>finalized</w:t>
            </w:r>
            <w:r w:rsidR="3BBBEA2D">
              <w:rPr/>
              <w:t xml:space="preserve"> graphs and figures</w:t>
            </w:r>
          </w:p>
          <w:p w:rsidR="44AE933B" w:rsidP="6A74112E" w:rsidRDefault="44AE933B" w14:paraId="48F2A26D" w14:textId="5B32655F">
            <w:pPr>
              <w:pStyle w:val="Normal"/>
            </w:pPr>
            <w:r w:rsidR="44AE933B">
              <w:rPr/>
              <w:t>Results and Interpretation</w:t>
            </w:r>
          </w:p>
        </w:tc>
      </w:tr>
      <w:tr w:rsidR="6A74112E" w:rsidTr="6A74112E" w14:paraId="60B9E370">
        <w:trPr>
          <w:trHeight w:val="300"/>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3BBBEA2D" w:rsidP="6A74112E" w:rsidRDefault="3BBBEA2D" w14:paraId="6155F345" w14:textId="326596F4">
            <w:pPr>
              <w:pStyle w:val="Normal"/>
            </w:pPr>
            <w:r w:rsidR="3BBBEA2D">
              <w:rPr/>
              <w:t>8/16</w:t>
            </w:r>
          </w:p>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3BBBEA2D" w:rsidP="6A74112E" w:rsidRDefault="3BBBEA2D" w14:paraId="094A11A1" w14:textId="7B04B56E">
            <w:pPr>
              <w:pStyle w:val="Normal"/>
            </w:pPr>
            <w:r w:rsidR="3BBBEA2D">
              <w:rPr/>
              <w:t>Final formatting, citation and font checks</w:t>
            </w:r>
          </w:p>
        </w:tc>
      </w:tr>
    </w:tbl>
    <w:p w:rsidR="00BB7353" w:rsidP="00BB7353" w:rsidRDefault="00BB7353" w14:paraId="5021E803" w14:textId="77777777">
      <w:pPr>
        <w:widowControl w:val="0"/>
        <w:jc w:val="both"/>
      </w:pPr>
    </w:p>
    <w:p w:rsidR="00BB7353" w:rsidP="00BB7353" w:rsidRDefault="00BB7353" w14:paraId="3FCEA44A" w14:textId="77777777">
      <w:pPr>
        <w:jc w:val="both"/>
      </w:pPr>
    </w:p>
    <w:p w:rsidR="00BB7353" w:rsidP="00BB7353" w:rsidRDefault="00BB7353" w14:paraId="7581859E" w14:textId="77777777">
      <w:pPr>
        <w:jc w:val="both"/>
      </w:pPr>
    </w:p>
    <w:p w:rsidR="00BB7353" w:rsidP="00BB7353" w:rsidRDefault="00BB7353" w14:paraId="04EFFD55" w14:textId="77777777">
      <w:pPr>
        <w:jc w:val="both"/>
      </w:pPr>
    </w:p>
    <w:p w:rsidR="00BB7353" w:rsidP="00BB7353" w:rsidRDefault="00BB7353" w14:paraId="05D64DF8" w14:textId="77777777">
      <w:pPr>
        <w:jc w:val="both"/>
        <w:sectPr w:rsidR="00BB7353">
          <w:headerReference w:type="default" r:id="rId8"/>
          <w:footerReference w:type="default" r:id="rId9"/>
          <w:pgSz w:w="12240" w:h="15840" w:orient="portrait"/>
          <w:pgMar w:top="1440" w:right="1440" w:bottom="1440" w:left="1440" w:header="720" w:footer="720" w:gutter="0"/>
          <w:pgNumType w:start="1"/>
          <w:cols w:space="720"/>
        </w:sectPr>
      </w:pPr>
    </w:p>
    <w:p w:rsidR="00BB7353" w:rsidP="00BB7353" w:rsidRDefault="00BB7353" w14:paraId="0979DD64" w14:textId="77777777"/>
    <w:p w:rsidR="00BB7353" w:rsidP="00BB7353" w:rsidRDefault="00BB7353" w14:paraId="232F04F2" w14:textId="77777777"/>
    <w:p w:rsidR="00BB7353" w:rsidP="00BB7353" w:rsidRDefault="00BB7353" w14:paraId="5DDD738E" w14:textId="77777777">
      <w:pPr>
        <w:jc w:val="center"/>
        <w:rPr>
          <w:b/>
          <w:bCs/>
          <w:sz w:val="28"/>
          <w:szCs w:val="28"/>
        </w:rPr>
      </w:pPr>
    </w:p>
    <w:p w:rsidR="00BB7353" w:rsidP="00BB7353" w:rsidRDefault="00BB7353" w14:paraId="13A6FEE8" w14:textId="77777777">
      <w:pPr>
        <w:jc w:val="center"/>
        <w:rPr>
          <w:b/>
          <w:bCs/>
          <w:sz w:val="28"/>
          <w:szCs w:val="28"/>
        </w:rPr>
      </w:pPr>
      <w:r>
        <w:rPr>
          <w:b/>
          <w:bCs/>
          <w:sz w:val="28"/>
          <w:szCs w:val="28"/>
        </w:rPr>
        <w:t>TABLE OF CONTENTS</w:t>
      </w:r>
    </w:p>
    <w:p w:rsidR="00BB7353" w:rsidP="00BB7353" w:rsidRDefault="00BB7353" w14:paraId="088DC87A" w14:textId="77777777">
      <w:pPr>
        <w:jc w:val="both"/>
        <w:rPr>
          <w:b/>
          <w:bCs/>
          <w:sz w:val="28"/>
          <w:szCs w:val="28"/>
        </w:rPr>
      </w:pPr>
    </w:p>
    <w:p w:rsidR="00440808" w:rsidP="6A74112E" w:rsidRDefault="00440808" w14:paraId="14A2D483" w14:textId="65EE68B2">
      <w:pPr>
        <w:pStyle w:val="TOC1"/>
        <w:tabs>
          <w:tab w:val="left" w:leader="none" w:pos="390"/>
          <w:tab w:val="right" w:leader="dot" w:pos="9345"/>
        </w:tabs>
        <w:rPr>
          <w:rFonts w:ascii="Times New Roman" w:hAnsi="Times New Roman" w:eastAsia="Times New Roman" w:cs="Times New Roman"/>
          <w:noProof/>
          <w:bdr w:val="none" w:color="auto" w:sz="0" w:space="0"/>
        </w:rPr>
      </w:pPr>
      <w:r>
        <w:fldChar w:fldCharType="begin"/>
      </w:r>
      <w:r>
        <w:instrText xml:space="preserve">TOC \o "1-3" \z \u \h</w:instrText>
      </w:r>
      <w:r>
        <w:fldChar w:fldCharType="separate"/>
      </w:r>
      <w:hyperlink w:anchor="_Toc755771044">
        <w:r w:rsidRPr="6A74112E" w:rsidR="6A74112E">
          <w:rPr>
            <w:rStyle w:val="Hyperlink"/>
          </w:rPr>
          <w:t>1</w:t>
        </w:r>
        <w:r>
          <w:tab/>
        </w:r>
        <w:r w:rsidRPr="6A74112E" w:rsidR="6A74112E">
          <w:rPr>
            <w:rStyle w:val="Hyperlink"/>
          </w:rPr>
          <w:t>Introduction</w:t>
        </w:r>
        <w:r>
          <w:tab/>
        </w:r>
        <w:r>
          <w:fldChar w:fldCharType="begin"/>
        </w:r>
        <w:r>
          <w:instrText xml:space="preserve">PAGEREF _Toc755771044 \h</w:instrText>
        </w:r>
        <w:r>
          <w:fldChar w:fldCharType="separate"/>
        </w:r>
        <w:r w:rsidRPr="6A74112E" w:rsidR="6A74112E">
          <w:rPr>
            <w:rStyle w:val="Hyperlink"/>
          </w:rPr>
          <w:t>6</w:t>
        </w:r>
        <w:r>
          <w:fldChar w:fldCharType="end"/>
        </w:r>
      </w:hyperlink>
    </w:p>
    <w:p w:rsidR="00440808" w:rsidP="6A74112E" w:rsidRDefault="00440808" w14:paraId="45BF6607" w14:textId="38619CFE">
      <w:pPr>
        <w:pStyle w:val="TOC1"/>
        <w:tabs>
          <w:tab w:val="left" w:leader="none" w:pos="390"/>
          <w:tab w:val="right" w:leader="dot" w:pos="9345"/>
        </w:tabs>
        <w:rPr>
          <w:rFonts w:ascii="Times New Roman" w:hAnsi="Times New Roman" w:eastAsia="Times New Roman" w:cs="Times New Roman"/>
          <w:noProof/>
          <w:bdr w:val="none" w:color="auto" w:sz="0" w:space="0"/>
        </w:rPr>
      </w:pPr>
      <w:hyperlink w:anchor="_Toc494321788">
        <w:r w:rsidRPr="6A74112E" w:rsidR="6A74112E">
          <w:rPr>
            <w:rStyle w:val="Hyperlink"/>
          </w:rPr>
          <w:t>2</w:t>
        </w:r>
        <w:r>
          <w:tab/>
        </w:r>
        <w:r w:rsidRPr="6A74112E" w:rsidR="6A74112E">
          <w:rPr>
            <w:rStyle w:val="Hyperlink"/>
          </w:rPr>
          <w:t>Problem Statement</w:t>
        </w:r>
        <w:r>
          <w:tab/>
        </w:r>
        <w:r>
          <w:fldChar w:fldCharType="begin"/>
        </w:r>
        <w:r>
          <w:instrText xml:space="preserve">PAGEREF _Toc494321788 \h</w:instrText>
        </w:r>
        <w:r>
          <w:fldChar w:fldCharType="separate"/>
        </w:r>
        <w:r w:rsidRPr="6A74112E" w:rsidR="6A74112E">
          <w:rPr>
            <w:rStyle w:val="Hyperlink"/>
          </w:rPr>
          <w:t>6</w:t>
        </w:r>
        <w:r>
          <w:fldChar w:fldCharType="end"/>
        </w:r>
      </w:hyperlink>
    </w:p>
    <w:p w:rsidR="00440808" w:rsidP="6A74112E" w:rsidRDefault="00440808" w14:paraId="5AB9FC79" w14:textId="7DABA6C5">
      <w:pPr>
        <w:pStyle w:val="TOC1"/>
        <w:tabs>
          <w:tab w:val="left" w:leader="none" w:pos="390"/>
          <w:tab w:val="right" w:leader="dot" w:pos="9345"/>
        </w:tabs>
        <w:rPr>
          <w:rFonts w:ascii="Times New Roman" w:hAnsi="Times New Roman" w:eastAsia="Times New Roman" w:cs="Times New Roman"/>
          <w:noProof/>
          <w:bdr w:val="none" w:color="auto" w:sz="0" w:space="0"/>
        </w:rPr>
      </w:pPr>
      <w:hyperlink w:anchor="_Toc2039774294">
        <w:r w:rsidRPr="6A74112E" w:rsidR="6A74112E">
          <w:rPr>
            <w:rStyle w:val="Hyperlink"/>
          </w:rPr>
          <w:t>3</w:t>
        </w:r>
        <w:r>
          <w:tab/>
        </w:r>
        <w:r w:rsidRPr="6A74112E" w:rsidR="6A74112E">
          <w:rPr>
            <w:rStyle w:val="Hyperlink"/>
          </w:rPr>
          <w:t>CHALLENGES</w:t>
        </w:r>
        <w:r>
          <w:tab/>
        </w:r>
        <w:r>
          <w:fldChar w:fldCharType="begin"/>
        </w:r>
        <w:r>
          <w:instrText xml:space="preserve">PAGEREF _Toc2039774294 \h</w:instrText>
        </w:r>
        <w:r>
          <w:fldChar w:fldCharType="separate"/>
        </w:r>
        <w:r w:rsidRPr="6A74112E" w:rsidR="6A74112E">
          <w:rPr>
            <w:rStyle w:val="Hyperlink"/>
          </w:rPr>
          <w:t>7</w:t>
        </w:r>
        <w:r>
          <w:fldChar w:fldCharType="end"/>
        </w:r>
      </w:hyperlink>
    </w:p>
    <w:p w:rsidR="00440808" w:rsidP="6A74112E" w:rsidRDefault="00440808" w14:paraId="2C17974F" w14:textId="7F2C178B">
      <w:pPr>
        <w:pStyle w:val="TOC2"/>
        <w:tabs>
          <w:tab w:val="left" w:leader="none" w:pos="600"/>
          <w:tab w:val="right" w:leader="dot" w:pos="9345"/>
        </w:tabs>
        <w:rPr>
          <w:rFonts w:ascii="Times New Roman" w:hAnsi="Times New Roman" w:eastAsia="Times New Roman" w:cs="Times New Roman"/>
          <w:noProof/>
          <w:bdr w:val="none" w:color="auto" w:sz="0" w:space="0"/>
        </w:rPr>
      </w:pPr>
      <w:hyperlink w:anchor="_Toc1597113442">
        <w:r w:rsidRPr="6A74112E" w:rsidR="6A74112E">
          <w:rPr>
            <w:rStyle w:val="Hyperlink"/>
          </w:rPr>
          <w:t>3.1</w:t>
        </w:r>
        <w:r>
          <w:tab/>
        </w:r>
        <w:r w:rsidRPr="6A74112E" w:rsidR="6A74112E">
          <w:rPr>
            <w:rStyle w:val="Hyperlink"/>
          </w:rPr>
          <w:t>RELATED WORKS</w:t>
        </w:r>
        <w:r>
          <w:tab/>
        </w:r>
        <w:r>
          <w:fldChar w:fldCharType="begin"/>
        </w:r>
        <w:r>
          <w:instrText xml:space="preserve">PAGEREF _Toc1597113442 \h</w:instrText>
        </w:r>
        <w:r>
          <w:fldChar w:fldCharType="separate"/>
        </w:r>
        <w:r w:rsidRPr="6A74112E" w:rsidR="6A74112E">
          <w:rPr>
            <w:rStyle w:val="Hyperlink"/>
          </w:rPr>
          <w:t>9</w:t>
        </w:r>
        <w:r>
          <w:fldChar w:fldCharType="end"/>
        </w:r>
      </w:hyperlink>
    </w:p>
    <w:p w:rsidR="00440808" w:rsidP="6A74112E" w:rsidRDefault="00440808" w14:paraId="20147403" w14:textId="0A33EB69">
      <w:pPr>
        <w:pStyle w:val="TOC2"/>
        <w:tabs>
          <w:tab w:val="left" w:leader="none" w:pos="600"/>
          <w:tab w:val="right" w:leader="dot" w:pos="9345"/>
        </w:tabs>
        <w:rPr>
          <w:rFonts w:ascii="Times New Roman" w:hAnsi="Times New Roman" w:eastAsia="Times New Roman" w:cs="Times New Roman"/>
          <w:noProof/>
          <w:bdr w:val="none" w:color="auto" w:sz="0" w:space="0"/>
        </w:rPr>
      </w:pPr>
      <w:hyperlink w:anchor="_Toc1636361990">
        <w:r w:rsidRPr="6A74112E" w:rsidR="6A74112E">
          <w:rPr>
            <w:rStyle w:val="Hyperlink"/>
          </w:rPr>
          <w:t>3.2</w:t>
        </w:r>
        <w:r>
          <w:tab/>
        </w:r>
        <w:r w:rsidRPr="6A74112E" w:rsidR="6A74112E">
          <w:rPr>
            <w:rStyle w:val="Hyperlink"/>
          </w:rPr>
          <w:t>IMPORTANCE AND IMPACTS</w:t>
        </w:r>
        <w:r>
          <w:tab/>
        </w:r>
        <w:r>
          <w:fldChar w:fldCharType="begin"/>
        </w:r>
        <w:r>
          <w:instrText xml:space="preserve">PAGEREF _Toc1636361990 \h</w:instrText>
        </w:r>
        <w:r>
          <w:fldChar w:fldCharType="separate"/>
        </w:r>
        <w:r w:rsidRPr="6A74112E" w:rsidR="6A74112E">
          <w:rPr>
            <w:rStyle w:val="Hyperlink"/>
          </w:rPr>
          <w:t>12</w:t>
        </w:r>
        <w:r>
          <w:fldChar w:fldCharType="end"/>
        </w:r>
      </w:hyperlink>
    </w:p>
    <w:p w:rsidR="00440808" w:rsidP="6A74112E" w:rsidRDefault="00440808" w14:paraId="4BB3676A" w14:textId="0988D3CF">
      <w:pPr>
        <w:pStyle w:val="TOC1"/>
        <w:tabs>
          <w:tab w:val="left" w:leader="none" w:pos="390"/>
          <w:tab w:val="right" w:leader="dot" w:pos="9345"/>
        </w:tabs>
        <w:rPr>
          <w:rFonts w:ascii="Times New Roman" w:hAnsi="Times New Roman" w:eastAsia="Times New Roman" w:cs="Times New Roman"/>
          <w:noProof/>
          <w:bdr w:val="none" w:color="auto" w:sz="0" w:space="0"/>
        </w:rPr>
      </w:pPr>
      <w:hyperlink w:anchor="_Toc1297656069">
        <w:r w:rsidRPr="6A74112E" w:rsidR="6A74112E">
          <w:rPr>
            <w:rStyle w:val="Hyperlink"/>
          </w:rPr>
          <w:t>4</w:t>
        </w:r>
        <w:r>
          <w:tab/>
        </w:r>
        <w:r w:rsidRPr="6A74112E" w:rsidR="6A74112E">
          <w:rPr>
            <w:rStyle w:val="Hyperlink"/>
          </w:rPr>
          <w:t>Data Collection</w:t>
        </w:r>
        <w:r>
          <w:tab/>
        </w:r>
        <w:r>
          <w:fldChar w:fldCharType="begin"/>
        </w:r>
        <w:r>
          <w:instrText xml:space="preserve">PAGEREF _Toc1297656069 \h</w:instrText>
        </w:r>
        <w:r>
          <w:fldChar w:fldCharType="separate"/>
        </w:r>
        <w:r w:rsidRPr="6A74112E" w:rsidR="6A74112E">
          <w:rPr>
            <w:rStyle w:val="Hyperlink"/>
          </w:rPr>
          <w:t>13</w:t>
        </w:r>
        <w:r>
          <w:fldChar w:fldCharType="end"/>
        </w:r>
      </w:hyperlink>
    </w:p>
    <w:p w:rsidR="00440808" w:rsidP="6A74112E" w:rsidRDefault="00440808" w14:paraId="3C931C8F" w14:textId="0FFE74B1">
      <w:pPr>
        <w:pStyle w:val="TOC1"/>
        <w:tabs>
          <w:tab w:val="left" w:leader="none" w:pos="390"/>
          <w:tab w:val="right" w:leader="dot" w:pos="9345"/>
        </w:tabs>
        <w:rPr>
          <w:rFonts w:ascii="Times New Roman" w:hAnsi="Times New Roman" w:eastAsia="Times New Roman" w:cs="Times New Roman"/>
          <w:noProof/>
          <w:bdr w:val="none" w:color="auto" w:sz="0" w:space="0"/>
        </w:rPr>
      </w:pPr>
      <w:hyperlink w:anchor="_Toc913894753">
        <w:r w:rsidRPr="6A74112E" w:rsidR="6A74112E">
          <w:rPr>
            <w:rStyle w:val="Hyperlink"/>
          </w:rPr>
          <w:t>5</w:t>
        </w:r>
        <w:r>
          <w:tab/>
        </w:r>
        <w:r w:rsidRPr="6A74112E" w:rsidR="6A74112E">
          <w:rPr>
            <w:rStyle w:val="Hyperlink"/>
          </w:rPr>
          <w:t>Data Preprocessing</w:t>
        </w:r>
        <w:r>
          <w:tab/>
        </w:r>
        <w:r>
          <w:fldChar w:fldCharType="begin"/>
        </w:r>
        <w:r>
          <w:instrText xml:space="preserve">PAGEREF _Toc913894753 \h</w:instrText>
        </w:r>
        <w:r>
          <w:fldChar w:fldCharType="separate"/>
        </w:r>
        <w:r w:rsidRPr="6A74112E" w:rsidR="6A74112E">
          <w:rPr>
            <w:rStyle w:val="Hyperlink"/>
          </w:rPr>
          <w:t>14</w:t>
        </w:r>
        <w:r>
          <w:fldChar w:fldCharType="end"/>
        </w:r>
      </w:hyperlink>
    </w:p>
    <w:p w:rsidR="00440808" w:rsidP="6A74112E" w:rsidRDefault="00440808" w14:paraId="72BB65A0" w14:textId="537F65D6">
      <w:pPr>
        <w:pStyle w:val="TOC1"/>
        <w:tabs>
          <w:tab w:val="left" w:leader="none" w:pos="390"/>
          <w:tab w:val="right" w:leader="dot" w:pos="9345"/>
        </w:tabs>
        <w:rPr>
          <w:rFonts w:ascii="Times New Roman" w:hAnsi="Times New Roman" w:eastAsia="Times New Roman" w:cs="Times New Roman"/>
          <w:noProof/>
          <w:bdr w:val="none" w:color="auto" w:sz="0" w:space="0"/>
        </w:rPr>
      </w:pPr>
      <w:hyperlink w:anchor="_Toc1275565959">
        <w:r w:rsidRPr="6A74112E" w:rsidR="6A74112E">
          <w:rPr>
            <w:rStyle w:val="Hyperlink"/>
          </w:rPr>
          <w:t>6</w:t>
        </w:r>
        <w:r>
          <w:tab/>
        </w:r>
        <w:r w:rsidRPr="6A74112E" w:rsidR="6A74112E">
          <w:rPr>
            <w:rStyle w:val="Hyperlink"/>
          </w:rPr>
          <w:t>Methodology</w:t>
        </w:r>
        <w:r>
          <w:tab/>
        </w:r>
        <w:r>
          <w:fldChar w:fldCharType="begin"/>
        </w:r>
        <w:r>
          <w:instrText xml:space="preserve">PAGEREF _Toc1275565959 \h</w:instrText>
        </w:r>
        <w:r>
          <w:fldChar w:fldCharType="separate"/>
        </w:r>
        <w:r w:rsidRPr="6A74112E" w:rsidR="6A74112E">
          <w:rPr>
            <w:rStyle w:val="Hyperlink"/>
          </w:rPr>
          <w:t>18</w:t>
        </w:r>
        <w:r>
          <w:fldChar w:fldCharType="end"/>
        </w:r>
      </w:hyperlink>
    </w:p>
    <w:p w:rsidR="00440808" w:rsidP="6A74112E" w:rsidRDefault="00440808" w14:paraId="1A369680" w14:textId="1BEC3AB2">
      <w:pPr>
        <w:pStyle w:val="TOC1"/>
        <w:tabs>
          <w:tab w:val="left" w:leader="none" w:pos="390"/>
          <w:tab w:val="right" w:leader="dot" w:pos="9345"/>
        </w:tabs>
        <w:rPr>
          <w:rFonts w:ascii="Times New Roman" w:hAnsi="Times New Roman" w:eastAsia="Times New Roman" w:cs="Times New Roman"/>
          <w:noProof/>
          <w:bdr w:val="none" w:color="auto" w:sz="0" w:space="0"/>
        </w:rPr>
      </w:pPr>
      <w:hyperlink w:anchor="_Toc2037223245">
        <w:r w:rsidRPr="6A74112E" w:rsidR="6A74112E">
          <w:rPr>
            <w:rStyle w:val="Hyperlink"/>
          </w:rPr>
          <w:t>7</w:t>
        </w:r>
        <w:r>
          <w:tab/>
        </w:r>
        <w:r w:rsidRPr="6A74112E" w:rsidR="6A74112E">
          <w:rPr>
            <w:rStyle w:val="Hyperlink"/>
          </w:rPr>
          <w:t>Results and Interpretation</w:t>
        </w:r>
        <w:r>
          <w:tab/>
        </w:r>
        <w:r>
          <w:fldChar w:fldCharType="begin"/>
        </w:r>
        <w:r>
          <w:instrText xml:space="preserve">PAGEREF _Toc2037223245 \h</w:instrText>
        </w:r>
        <w:r>
          <w:fldChar w:fldCharType="separate"/>
        </w:r>
        <w:r w:rsidRPr="6A74112E" w:rsidR="6A74112E">
          <w:rPr>
            <w:rStyle w:val="Hyperlink"/>
          </w:rPr>
          <w:t>22</w:t>
        </w:r>
        <w:r>
          <w:fldChar w:fldCharType="end"/>
        </w:r>
      </w:hyperlink>
    </w:p>
    <w:p w:rsidR="00440808" w:rsidP="6A74112E" w:rsidRDefault="00440808" w14:paraId="3B386B37" w14:textId="267EEBF4">
      <w:pPr>
        <w:pStyle w:val="TOC1"/>
        <w:tabs>
          <w:tab w:val="left" w:leader="none" w:pos="390"/>
          <w:tab w:val="right" w:leader="dot" w:pos="9345"/>
        </w:tabs>
        <w:rPr>
          <w:rFonts w:ascii="Times New Roman" w:hAnsi="Times New Roman" w:eastAsia="Times New Roman" w:cs="Times New Roman"/>
          <w:noProof/>
          <w:bdr w:val="none" w:color="auto" w:sz="0" w:space="0"/>
        </w:rPr>
      </w:pPr>
      <w:hyperlink w:anchor="_Toc1551719647">
        <w:r w:rsidRPr="6A74112E" w:rsidR="6A74112E">
          <w:rPr>
            <w:rStyle w:val="Hyperlink"/>
          </w:rPr>
          <w:t>8</w:t>
        </w:r>
        <w:r>
          <w:tab/>
        </w:r>
        <w:r w:rsidRPr="6A74112E" w:rsidR="6A74112E">
          <w:rPr>
            <w:rStyle w:val="Hyperlink"/>
          </w:rPr>
          <w:t>Discussion of Results</w:t>
        </w:r>
        <w:r>
          <w:tab/>
        </w:r>
        <w:r>
          <w:fldChar w:fldCharType="begin"/>
        </w:r>
        <w:r>
          <w:instrText xml:space="preserve">PAGEREF _Toc1551719647 \h</w:instrText>
        </w:r>
        <w:r>
          <w:fldChar w:fldCharType="separate"/>
        </w:r>
        <w:r w:rsidRPr="6A74112E" w:rsidR="6A74112E">
          <w:rPr>
            <w:rStyle w:val="Hyperlink"/>
          </w:rPr>
          <w:t>30</w:t>
        </w:r>
        <w:r>
          <w:fldChar w:fldCharType="end"/>
        </w:r>
      </w:hyperlink>
    </w:p>
    <w:p w:rsidR="00440808" w:rsidP="6A74112E" w:rsidRDefault="00440808" w14:paraId="7E75F817" w14:textId="51DEEA9A">
      <w:pPr>
        <w:pStyle w:val="TOC1"/>
        <w:tabs>
          <w:tab w:val="left" w:leader="none" w:pos="390"/>
          <w:tab w:val="right" w:leader="dot" w:pos="9345"/>
        </w:tabs>
        <w:rPr>
          <w:rFonts w:ascii="Times New Roman" w:hAnsi="Times New Roman" w:eastAsia="Times New Roman" w:cs="Times New Roman"/>
          <w:noProof/>
          <w:bdr w:val="none" w:color="auto" w:sz="0" w:space="0"/>
        </w:rPr>
      </w:pPr>
      <w:hyperlink w:anchor="_Toc1381334801">
        <w:r w:rsidRPr="6A74112E" w:rsidR="6A74112E">
          <w:rPr>
            <w:rStyle w:val="Hyperlink"/>
          </w:rPr>
          <w:t>9</w:t>
        </w:r>
        <w:r>
          <w:tab/>
        </w:r>
        <w:r w:rsidRPr="6A74112E" w:rsidR="6A74112E">
          <w:rPr>
            <w:rStyle w:val="Hyperlink"/>
          </w:rPr>
          <w:t>Your Feedback</w:t>
        </w:r>
        <w:r>
          <w:tab/>
        </w:r>
        <w:r>
          <w:fldChar w:fldCharType="begin"/>
        </w:r>
        <w:r>
          <w:instrText xml:space="preserve">PAGEREF _Toc1381334801 \h</w:instrText>
        </w:r>
        <w:r>
          <w:fldChar w:fldCharType="separate"/>
        </w:r>
        <w:r w:rsidRPr="6A74112E" w:rsidR="6A74112E">
          <w:rPr>
            <w:rStyle w:val="Hyperlink"/>
          </w:rPr>
          <w:t>33</w:t>
        </w:r>
        <w:r>
          <w:fldChar w:fldCharType="end"/>
        </w:r>
      </w:hyperlink>
    </w:p>
    <w:p w:rsidR="6A74112E" w:rsidP="6A74112E" w:rsidRDefault="6A74112E" w14:paraId="42A0B88D" w14:textId="73537AF6">
      <w:pPr>
        <w:pStyle w:val="TOC1"/>
        <w:tabs>
          <w:tab w:val="left" w:leader="none" w:pos="390"/>
          <w:tab w:val="right" w:leader="dot" w:pos="9345"/>
        </w:tabs>
        <w:rPr>
          <w:rFonts w:ascii="Times New Roman" w:hAnsi="Times New Roman" w:eastAsia="Times New Roman" w:cs="Times New Roman"/>
        </w:rPr>
      </w:pPr>
      <w:hyperlink w:anchor="_Toc837440842">
        <w:r w:rsidRPr="6A74112E" w:rsidR="6A74112E">
          <w:rPr>
            <w:rStyle w:val="Hyperlink"/>
          </w:rPr>
          <w:t>10</w:t>
        </w:r>
        <w:r>
          <w:tab/>
        </w:r>
        <w:r w:rsidRPr="6A74112E" w:rsidR="6A74112E">
          <w:rPr>
            <w:rStyle w:val="Hyperlink"/>
          </w:rPr>
          <w:t>References</w:t>
        </w:r>
        <w:r>
          <w:tab/>
        </w:r>
        <w:r>
          <w:fldChar w:fldCharType="begin"/>
        </w:r>
        <w:r>
          <w:instrText xml:space="preserve">PAGEREF _Toc837440842 \h</w:instrText>
        </w:r>
        <w:r>
          <w:fldChar w:fldCharType="separate"/>
        </w:r>
        <w:r w:rsidRPr="6A74112E" w:rsidR="6A74112E">
          <w:rPr>
            <w:rStyle w:val="Hyperlink"/>
          </w:rPr>
          <w:t>33</w:t>
        </w:r>
        <w:r>
          <w:fldChar w:fldCharType="end"/>
        </w:r>
      </w:hyperlink>
      <w:r>
        <w:fldChar w:fldCharType="end"/>
      </w:r>
    </w:p>
    <w:p w:rsidR="003463D0" w:rsidP="003463D0" w:rsidRDefault="00440808" w14:paraId="3241BECF" w14:textId="536CEBE7">
      <w:pPr>
        <w:pStyle w:val="ListParagraph"/>
        <w:jc w:val="both"/>
        <w:rPr>
          <w:b w:val="1"/>
          <w:bCs w:val="1"/>
          <w:sz w:val="28"/>
          <w:szCs w:val="28"/>
        </w:rPr>
      </w:pPr>
    </w:p>
    <w:p w:rsidR="00440808" w:rsidRDefault="00440808" w14:paraId="779C17A5" w14:textId="3A441E49">
      <w:pPr>
        <w:pBdr>
          <w:top w:val="none" w:color="auto" w:sz="0" w:space="0"/>
          <w:left w:val="none" w:color="auto" w:sz="0" w:space="0"/>
          <w:bottom w:val="none" w:color="auto" w:sz="0" w:space="0"/>
          <w:right w:val="none" w:color="auto" w:sz="0" w:space="0"/>
          <w:between w:val="none" w:color="auto" w:sz="0" w:space="0"/>
          <w:bar w:val="none" w:color="auto" w:sz="0"/>
        </w:pBdr>
        <w:spacing w:after="200" w:line="276" w:lineRule="auto"/>
        <w:rPr>
          <w:b/>
          <w:bCs/>
          <w:sz w:val="28"/>
          <w:szCs w:val="28"/>
        </w:rPr>
      </w:pPr>
      <w:r w:rsidRPr="6A74112E">
        <w:rPr>
          <w:b w:val="1"/>
          <w:bCs w:val="1"/>
          <w:sz w:val="28"/>
          <w:szCs w:val="28"/>
        </w:rPr>
        <w:br w:type="page"/>
      </w:r>
    </w:p>
    <w:p w:rsidR="003463D0" w:rsidP="6A74112E" w:rsidRDefault="0081054B" w14:paraId="1F41DBD3" w14:textId="5218421E">
      <w:pPr>
        <w:pStyle w:val="Heading1"/>
        <w:spacing w:line="276" w:lineRule="auto"/>
        <w:jc w:val="both"/>
        <w:rPr/>
      </w:pPr>
      <w:bookmarkStart w:name="_Toc33129274" w:id="6"/>
      <w:bookmarkStart w:name="_Toc755771044" w:id="229953351"/>
      <w:r w:rsidR="352DE198">
        <w:rPr/>
        <w:t>Introduction</w:t>
      </w:r>
      <w:bookmarkEnd w:id="6"/>
      <w:bookmarkEnd w:id="229953351"/>
    </w:p>
    <w:p w:rsidR="21487D7F" w:rsidP="6A74112E" w:rsidRDefault="21487D7F" w14:paraId="336ACCD7" w14:textId="55FC2769">
      <w:pPr>
        <w:pStyle w:val="Normal"/>
        <w:suppressLineNumbers w:val="0"/>
        <w:pBdr>
          <w:top w:val="nil" w:color="000000" w:sz="0" w:space="0"/>
          <w:left w:val="nil" w:color="000000" w:sz="0" w:space="0"/>
          <w:bottom w:val="nil" w:color="000000" w:sz="0" w:space="0"/>
          <w:right w:val="nil" w:color="000000" w:sz="0" w:space="0"/>
          <w:between w:val="nil" w:color="000000" w:sz="0" w:space="0"/>
        </w:pBdr>
        <w:spacing w:before="0" w:beforeAutospacing="off" w:after="160" w:afterAutospacing="off" w:line="276" w:lineRule="auto"/>
        <w:ind w:left="0" w:right="0" w:firstLine="432"/>
        <w:jc w:val="both"/>
        <w:rPr>
          <w:rFonts w:ascii="Times New Roman" w:hAnsi="Times New Roman" w:eastAsia="Times New Roman" w:cs="Times New Roman"/>
          <w:noProof w:val="0"/>
          <w:sz w:val="24"/>
          <w:szCs w:val="24"/>
          <w:lang w:val="en-US"/>
        </w:rPr>
      </w:pPr>
      <w:r w:rsidRPr="6A74112E" w:rsidR="66C3CF47">
        <w:rPr>
          <w:rFonts w:ascii="Times New Roman" w:hAnsi="Times New Roman" w:eastAsia="Times New Roman" w:cs="Times New Roman"/>
          <w:noProof w:val="0"/>
          <w:sz w:val="24"/>
          <w:szCs w:val="24"/>
          <w:lang w:val="en-US"/>
        </w:rPr>
        <w:t xml:space="preserve">Sentiment analysis </w:t>
      </w:r>
      <w:r w:rsidRPr="6A74112E" w:rsidR="0931EEC2">
        <w:rPr>
          <w:rFonts w:ascii="Times New Roman" w:hAnsi="Times New Roman" w:eastAsia="Times New Roman" w:cs="Times New Roman"/>
          <w:noProof w:val="0"/>
          <w:sz w:val="24"/>
          <w:szCs w:val="24"/>
          <w:lang w:val="en-US"/>
        </w:rPr>
        <w:t>has been a challenging</w:t>
      </w:r>
      <w:r w:rsidRPr="6A74112E" w:rsidR="66C3CF47">
        <w:rPr>
          <w:rFonts w:ascii="Times New Roman" w:hAnsi="Times New Roman" w:eastAsia="Times New Roman" w:cs="Times New Roman"/>
          <w:noProof w:val="0"/>
          <w:sz w:val="24"/>
          <w:szCs w:val="24"/>
          <w:lang w:val="en-US"/>
        </w:rPr>
        <w:t xml:space="preserve"> </w:t>
      </w:r>
      <w:r w:rsidRPr="6A74112E" w:rsidR="4F6A8254">
        <w:rPr>
          <w:rFonts w:ascii="Times New Roman" w:hAnsi="Times New Roman" w:eastAsia="Times New Roman" w:cs="Times New Roman"/>
          <w:noProof w:val="0"/>
          <w:sz w:val="24"/>
          <w:szCs w:val="24"/>
          <w:lang w:val="en-US"/>
        </w:rPr>
        <w:t xml:space="preserve">field </w:t>
      </w:r>
      <w:r w:rsidRPr="6A74112E" w:rsidR="66D1B5C6">
        <w:rPr>
          <w:rFonts w:ascii="Times New Roman" w:hAnsi="Times New Roman" w:eastAsia="Times New Roman" w:cs="Times New Roman"/>
          <w:noProof w:val="0"/>
          <w:sz w:val="24"/>
          <w:szCs w:val="24"/>
          <w:lang w:val="en-US"/>
        </w:rPr>
        <w:t>for</w:t>
      </w:r>
      <w:r w:rsidRPr="6A74112E" w:rsidR="66C3CF47">
        <w:rPr>
          <w:rFonts w:ascii="Times New Roman" w:hAnsi="Times New Roman" w:eastAsia="Times New Roman" w:cs="Times New Roman"/>
          <w:noProof w:val="0"/>
          <w:sz w:val="24"/>
          <w:szCs w:val="24"/>
          <w:lang w:val="en-US"/>
        </w:rPr>
        <w:t xml:space="preserve"> machine learning and AI</w:t>
      </w:r>
      <w:r w:rsidRPr="6A74112E" w:rsidR="166F09CA">
        <w:rPr>
          <w:rFonts w:ascii="Times New Roman" w:hAnsi="Times New Roman" w:eastAsia="Times New Roman" w:cs="Times New Roman"/>
          <w:noProof w:val="0"/>
          <w:sz w:val="24"/>
          <w:szCs w:val="24"/>
          <w:lang w:val="en-US"/>
        </w:rPr>
        <w:t xml:space="preserve"> models for multiple decades</w:t>
      </w:r>
      <w:r w:rsidRPr="6A74112E" w:rsidR="66C3CF47">
        <w:rPr>
          <w:rFonts w:ascii="Times New Roman" w:hAnsi="Times New Roman" w:eastAsia="Times New Roman" w:cs="Times New Roman"/>
          <w:noProof w:val="0"/>
          <w:sz w:val="24"/>
          <w:szCs w:val="24"/>
          <w:lang w:val="en-US"/>
        </w:rPr>
        <w:t xml:space="preserve">. </w:t>
      </w:r>
      <w:r w:rsidRPr="6A74112E" w:rsidR="2D952874">
        <w:rPr>
          <w:rFonts w:ascii="Times New Roman" w:hAnsi="Times New Roman" w:eastAsia="Times New Roman" w:cs="Times New Roman"/>
          <w:noProof w:val="0"/>
          <w:sz w:val="24"/>
          <w:szCs w:val="24"/>
          <w:lang w:val="en-US"/>
        </w:rPr>
        <w:t>A finer u</w:t>
      </w:r>
      <w:r w:rsidRPr="6A74112E" w:rsidR="66C3CF47">
        <w:rPr>
          <w:rFonts w:ascii="Times New Roman" w:hAnsi="Times New Roman" w:eastAsia="Times New Roman" w:cs="Times New Roman"/>
          <w:noProof w:val="0"/>
          <w:sz w:val="24"/>
          <w:szCs w:val="24"/>
          <w:lang w:val="en-US"/>
        </w:rPr>
        <w:t xml:space="preserve">nderstanding </w:t>
      </w:r>
      <w:r w:rsidRPr="6A74112E" w:rsidR="582556F7">
        <w:rPr>
          <w:rFonts w:ascii="Times New Roman" w:hAnsi="Times New Roman" w:eastAsia="Times New Roman" w:cs="Times New Roman"/>
          <w:noProof w:val="0"/>
          <w:sz w:val="24"/>
          <w:szCs w:val="24"/>
          <w:lang w:val="en-US"/>
        </w:rPr>
        <w:t xml:space="preserve">of </w:t>
      </w:r>
      <w:r w:rsidRPr="6A74112E" w:rsidR="66C3CF47">
        <w:rPr>
          <w:rFonts w:ascii="Times New Roman" w:hAnsi="Times New Roman" w:eastAsia="Times New Roman" w:cs="Times New Roman"/>
          <w:noProof w:val="0"/>
          <w:sz w:val="24"/>
          <w:szCs w:val="24"/>
          <w:lang w:val="en-US"/>
        </w:rPr>
        <w:t xml:space="preserve">human emotions is </w:t>
      </w:r>
      <w:r w:rsidRPr="6A74112E" w:rsidR="38171626">
        <w:rPr>
          <w:rFonts w:ascii="Times New Roman" w:hAnsi="Times New Roman" w:eastAsia="Times New Roman" w:cs="Times New Roman"/>
          <w:noProof w:val="0"/>
          <w:sz w:val="24"/>
          <w:szCs w:val="24"/>
          <w:lang w:val="en-US"/>
        </w:rPr>
        <w:t>important</w:t>
      </w:r>
      <w:r w:rsidRPr="6A74112E" w:rsidR="38171626">
        <w:rPr>
          <w:rFonts w:ascii="Times New Roman" w:hAnsi="Times New Roman" w:eastAsia="Times New Roman" w:cs="Times New Roman"/>
          <w:noProof w:val="0"/>
          <w:sz w:val="24"/>
          <w:szCs w:val="24"/>
          <w:lang w:val="en-US"/>
        </w:rPr>
        <w:t xml:space="preserve"> in applications like customer service chatbots, recommendation engines and social media monitoring</w:t>
      </w:r>
      <w:r w:rsidRPr="6A74112E" w:rsidR="0F956635">
        <w:rPr>
          <w:rFonts w:ascii="Times New Roman" w:hAnsi="Times New Roman" w:eastAsia="Times New Roman" w:cs="Times New Roman"/>
          <w:noProof w:val="0"/>
          <w:sz w:val="24"/>
          <w:szCs w:val="24"/>
          <w:lang w:val="en-US"/>
        </w:rPr>
        <w:t>, a</w:t>
      </w:r>
      <w:r w:rsidRPr="6A74112E" w:rsidR="0F956635">
        <w:rPr>
          <w:rFonts w:ascii="Times New Roman" w:hAnsi="Times New Roman" w:eastAsia="Times New Roman" w:cs="Times New Roman"/>
          <w:noProof w:val="0"/>
          <w:sz w:val="24"/>
          <w:szCs w:val="24"/>
          <w:lang w:val="en-US"/>
        </w:rPr>
        <w:t>s business critical functions rely on machines</w:t>
      </w:r>
      <w:r w:rsidRPr="6A74112E" w:rsidR="66C3CF47">
        <w:rPr>
          <w:rFonts w:ascii="Times New Roman" w:hAnsi="Times New Roman" w:eastAsia="Times New Roman" w:cs="Times New Roman"/>
          <w:noProof w:val="0"/>
          <w:sz w:val="24"/>
          <w:szCs w:val="24"/>
          <w:lang w:val="en-US"/>
        </w:rPr>
        <w:t xml:space="preserve"> understand</w:t>
      </w:r>
      <w:r w:rsidRPr="6A74112E" w:rsidR="257E4261">
        <w:rPr>
          <w:rFonts w:ascii="Times New Roman" w:hAnsi="Times New Roman" w:eastAsia="Times New Roman" w:cs="Times New Roman"/>
          <w:noProof w:val="0"/>
          <w:sz w:val="24"/>
          <w:szCs w:val="24"/>
          <w:lang w:val="en-US"/>
        </w:rPr>
        <w:t>ing</w:t>
      </w:r>
      <w:r w:rsidRPr="6A74112E" w:rsidR="66C3CF47">
        <w:rPr>
          <w:rFonts w:ascii="Times New Roman" w:hAnsi="Times New Roman" w:eastAsia="Times New Roman" w:cs="Times New Roman"/>
          <w:noProof w:val="0"/>
          <w:sz w:val="24"/>
          <w:szCs w:val="24"/>
          <w:lang w:val="en-US"/>
        </w:rPr>
        <w:t xml:space="preserve"> </w:t>
      </w:r>
      <w:r w:rsidRPr="6A74112E" w:rsidR="4639AF54">
        <w:rPr>
          <w:rFonts w:ascii="Times New Roman" w:hAnsi="Times New Roman" w:eastAsia="Times New Roman" w:cs="Times New Roman"/>
          <w:noProof w:val="0"/>
          <w:sz w:val="24"/>
          <w:szCs w:val="24"/>
          <w:lang w:val="en-US"/>
        </w:rPr>
        <w:t>user intent</w:t>
      </w:r>
      <w:r w:rsidRPr="6A74112E" w:rsidR="66C3CF47">
        <w:rPr>
          <w:rFonts w:ascii="Times New Roman" w:hAnsi="Times New Roman" w:eastAsia="Times New Roman" w:cs="Times New Roman"/>
          <w:noProof w:val="0"/>
          <w:sz w:val="24"/>
          <w:szCs w:val="24"/>
          <w:lang w:val="en-US"/>
        </w:rPr>
        <w:t xml:space="preserve"> </w:t>
      </w:r>
      <w:r w:rsidRPr="6A74112E" w:rsidR="55DA85B5">
        <w:rPr>
          <w:rFonts w:ascii="Times New Roman" w:hAnsi="Times New Roman" w:eastAsia="Times New Roman" w:cs="Times New Roman"/>
          <w:noProof w:val="0"/>
          <w:sz w:val="24"/>
          <w:szCs w:val="24"/>
          <w:lang w:val="en-US"/>
        </w:rPr>
        <w:t xml:space="preserve">accurately </w:t>
      </w:r>
      <w:r w:rsidRPr="6A74112E" w:rsidR="66C3CF47">
        <w:rPr>
          <w:rFonts w:ascii="Times New Roman" w:hAnsi="Times New Roman" w:eastAsia="Times New Roman" w:cs="Times New Roman"/>
          <w:noProof w:val="0"/>
          <w:sz w:val="24"/>
          <w:szCs w:val="24"/>
          <w:lang w:val="en-US"/>
        </w:rPr>
        <w:t>and provid</w:t>
      </w:r>
      <w:r w:rsidRPr="6A74112E" w:rsidR="70434D1F">
        <w:rPr>
          <w:rFonts w:ascii="Times New Roman" w:hAnsi="Times New Roman" w:eastAsia="Times New Roman" w:cs="Times New Roman"/>
          <w:noProof w:val="0"/>
          <w:sz w:val="24"/>
          <w:szCs w:val="24"/>
          <w:lang w:val="en-US"/>
        </w:rPr>
        <w:t xml:space="preserve">ing </w:t>
      </w:r>
      <w:r w:rsidRPr="6A74112E" w:rsidR="66C3CF47">
        <w:rPr>
          <w:rFonts w:ascii="Times New Roman" w:hAnsi="Times New Roman" w:eastAsia="Times New Roman" w:cs="Times New Roman"/>
          <w:noProof w:val="0"/>
          <w:sz w:val="24"/>
          <w:szCs w:val="24"/>
          <w:lang w:val="en-US"/>
        </w:rPr>
        <w:t>relevant information</w:t>
      </w:r>
      <w:r w:rsidRPr="6A74112E" w:rsidR="357C5865">
        <w:rPr>
          <w:rFonts w:ascii="Times New Roman" w:hAnsi="Times New Roman" w:eastAsia="Times New Roman" w:cs="Times New Roman"/>
          <w:noProof w:val="0"/>
          <w:sz w:val="24"/>
          <w:szCs w:val="24"/>
          <w:lang w:val="en-US"/>
        </w:rPr>
        <w:t>.</w:t>
      </w:r>
      <w:r w:rsidRPr="6A74112E" w:rsidR="357C5865">
        <w:rPr>
          <w:rFonts w:ascii="Times New Roman" w:hAnsi="Times New Roman" w:eastAsia="Times New Roman" w:cs="Times New Roman"/>
          <w:noProof w:val="0"/>
          <w:sz w:val="24"/>
          <w:szCs w:val="24"/>
          <w:lang w:val="en-US"/>
        </w:rPr>
        <w:t xml:space="preserve"> </w:t>
      </w:r>
      <w:r w:rsidRPr="6A74112E" w:rsidR="66C3CF47">
        <w:rPr>
          <w:rFonts w:ascii="Times New Roman" w:hAnsi="Times New Roman" w:eastAsia="Times New Roman" w:cs="Times New Roman"/>
          <w:noProof w:val="0"/>
          <w:sz w:val="24"/>
          <w:szCs w:val="24"/>
          <w:lang w:val="en-US"/>
        </w:rPr>
        <w:t xml:space="preserve">Human emotions are layered, and while languages keep on evolving to grasp all the emotions that humans try to emulate, ambiguity and complexity behind human sentiments, expressed through language, still prevails. </w:t>
      </w:r>
      <w:r w:rsidRPr="6A74112E" w:rsidR="4155EF31">
        <w:rPr>
          <w:rFonts w:ascii="Times New Roman" w:hAnsi="Times New Roman" w:eastAsia="Times New Roman" w:cs="Times New Roman"/>
          <w:noProof w:val="0"/>
          <w:sz w:val="24"/>
          <w:szCs w:val="24"/>
          <w:lang w:val="en-US"/>
        </w:rPr>
        <w:t>The primary reasons for th</w:t>
      </w:r>
      <w:r w:rsidRPr="6A74112E" w:rsidR="4AC86A67">
        <w:rPr>
          <w:rFonts w:ascii="Times New Roman" w:hAnsi="Times New Roman" w:eastAsia="Times New Roman" w:cs="Times New Roman"/>
          <w:noProof w:val="0"/>
          <w:sz w:val="24"/>
          <w:szCs w:val="24"/>
          <w:lang w:val="en-US"/>
        </w:rPr>
        <w:t>e ambiguity in understanding human emotions</w:t>
      </w:r>
      <w:r w:rsidRPr="6A74112E" w:rsidR="4AC86A67">
        <w:rPr>
          <w:rFonts w:ascii="Times New Roman" w:hAnsi="Times New Roman" w:eastAsia="Times New Roman" w:cs="Times New Roman"/>
          <w:noProof w:val="0"/>
          <w:sz w:val="24"/>
          <w:szCs w:val="24"/>
          <w:lang w:val="en-US"/>
        </w:rPr>
        <w:t xml:space="preserve"> </w:t>
      </w:r>
      <w:r w:rsidRPr="6A74112E" w:rsidR="4AC86A67">
        <w:rPr>
          <w:rFonts w:ascii="Times New Roman" w:hAnsi="Times New Roman" w:eastAsia="Times New Roman" w:cs="Times New Roman"/>
          <w:noProof w:val="0"/>
          <w:sz w:val="24"/>
          <w:szCs w:val="24"/>
          <w:lang w:val="en-US"/>
        </w:rPr>
        <w:t>resides</w:t>
      </w:r>
      <w:r w:rsidRPr="6A74112E" w:rsidR="4AC86A67">
        <w:rPr>
          <w:rFonts w:ascii="Times New Roman" w:hAnsi="Times New Roman" w:eastAsia="Times New Roman" w:cs="Times New Roman"/>
          <w:noProof w:val="0"/>
          <w:sz w:val="24"/>
          <w:szCs w:val="24"/>
          <w:lang w:val="en-US"/>
        </w:rPr>
        <w:t xml:space="preserve"> in the</w:t>
      </w:r>
      <w:r w:rsidRPr="6A74112E" w:rsidR="4155EF31">
        <w:rPr>
          <w:rFonts w:ascii="Times New Roman" w:hAnsi="Times New Roman" w:eastAsia="Times New Roman" w:cs="Times New Roman"/>
          <w:noProof w:val="0"/>
          <w:sz w:val="24"/>
          <w:szCs w:val="24"/>
          <w:lang w:val="en-US"/>
        </w:rPr>
        <w:t xml:space="preserve"> inherent complexities of human co</w:t>
      </w:r>
      <w:r w:rsidRPr="6A74112E" w:rsidR="621624F6">
        <w:rPr>
          <w:rFonts w:ascii="Times New Roman" w:hAnsi="Times New Roman" w:eastAsia="Times New Roman" w:cs="Times New Roman"/>
          <w:noProof w:val="0"/>
          <w:sz w:val="24"/>
          <w:szCs w:val="24"/>
          <w:lang w:val="en-US"/>
        </w:rPr>
        <w:t>mmunication, including:</w:t>
      </w:r>
    </w:p>
    <w:p w:rsidR="21487D7F" w:rsidP="6A74112E" w:rsidRDefault="21487D7F" w14:paraId="1A40B4CC" w14:textId="6AEDD66F">
      <w:pPr>
        <w:pStyle w:val="ListParagraph"/>
        <w:numPr>
          <w:ilvl w:val="0"/>
          <w:numId w:val="20"/>
        </w:numPr>
        <w:spacing w:before="0" w:beforeAutospacing="off" w:after="0" w:afterAutospacing="off" w:line="276" w:lineRule="auto"/>
        <w:ind w:left="720" w:hanging="360"/>
        <w:jc w:val="both"/>
        <w:rPr>
          <w:rFonts w:ascii="Times New Roman" w:hAnsi="Times New Roman" w:eastAsia="Times New Roman" w:cs="Times New Roman"/>
          <w:noProof w:val="0"/>
          <w:color w:val="000000" w:themeColor="text1" w:themeTint="FF" w:themeShade="FF"/>
          <w:sz w:val="24"/>
          <w:szCs w:val="24"/>
          <w:lang w:val="en-US"/>
        </w:rPr>
      </w:pPr>
      <w:r w:rsidRPr="6A74112E" w:rsidR="66C3CF47">
        <w:rPr>
          <w:rFonts w:ascii="Times New Roman" w:hAnsi="Times New Roman" w:eastAsia="Times New Roman" w:cs="Times New Roman"/>
          <w:noProof w:val="0"/>
          <w:color w:val="000000" w:themeColor="text1" w:themeTint="FF" w:themeShade="FF"/>
          <w:sz w:val="24"/>
          <w:szCs w:val="24"/>
          <w:lang w:val="en-US"/>
        </w:rPr>
        <w:t>Nuances and ambiguity in written languages like sarcasm and irony</w:t>
      </w:r>
      <w:r w:rsidRPr="6A74112E" w:rsidR="1F12EAA7">
        <w:rPr>
          <w:rFonts w:ascii="Times New Roman" w:hAnsi="Times New Roman" w:eastAsia="Times New Roman" w:cs="Times New Roman"/>
          <w:noProof w:val="0"/>
          <w:color w:val="000000" w:themeColor="text1" w:themeTint="FF" w:themeShade="FF"/>
          <w:sz w:val="24"/>
          <w:szCs w:val="24"/>
          <w:lang w:val="en-US"/>
        </w:rPr>
        <w:t xml:space="preserve"> through which one can use a positive word to express a negative sentiment, and vice-versa</w:t>
      </w:r>
      <w:r w:rsidRPr="6A74112E" w:rsidR="1F12EAA7">
        <w:rPr>
          <w:rFonts w:ascii="Times New Roman" w:hAnsi="Times New Roman" w:eastAsia="Times New Roman" w:cs="Times New Roman"/>
          <w:noProof w:val="0"/>
          <w:color w:val="000000" w:themeColor="text1" w:themeTint="FF" w:themeShade="FF"/>
          <w:sz w:val="24"/>
          <w:szCs w:val="24"/>
          <w:lang w:val="en-US"/>
        </w:rPr>
        <w:t xml:space="preserve"> (</w:t>
      </w:r>
      <w:r w:rsidRPr="6A74112E" w:rsidR="04C6F16E">
        <w:rPr>
          <w:rFonts w:ascii="Times New Roman" w:hAnsi="Times New Roman" w:eastAsia="Times New Roman" w:cs="Times New Roman"/>
          <w:noProof w:val="0"/>
          <w:color w:val="000000" w:themeColor="text1" w:themeTint="FF" w:themeShade="FF"/>
          <w:sz w:val="24"/>
          <w:szCs w:val="24"/>
          <w:lang w:val="en-US"/>
        </w:rPr>
        <w:t xml:space="preserve">e.g., </w:t>
      </w:r>
      <w:r w:rsidRPr="6A74112E" w:rsidR="55EE4209">
        <w:rPr>
          <w:rFonts w:ascii="Times New Roman" w:hAnsi="Times New Roman" w:eastAsia="Times New Roman" w:cs="Times New Roman"/>
          <w:noProof w:val="0"/>
          <w:color w:val="000000" w:themeColor="text1" w:themeTint="FF" w:themeShade="FF"/>
          <w:sz w:val="24"/>
          <w:szCs w:val="24"/>
          <w:lang w:val="en-US"/>
        </w:rPr>
        <w:t>“</w:t>
      </w:r>
      <w:r w:rsidRPr="6A74112E" w:rsidR="04C6F16E">
        <w:rPr>
          <w:rFonts w:ascii="Times New Roman" w:hAnsi="Times New Roman" w:eastAsia="Times New Roman" w:cs="Times New Roman"/>
          <w:noProof w:val="0"/>
          <w:color w:val="000000" w:themeColor="text1" w:themeTint="FF" w:themeShade="FF"/>
          <w:sz w:val="24"/>
          <w:szCs w:val="24"/>
          <w:lang w:val="en-US"/>
        </w:rPr>
        <w:t>You've come up with a truly brilliant idea there</w:t>
      </w:r>
      <w:r w:rsidRPr="6A74112E" w:rsidR="34DCC406">
        <w:rPr>
          <w:rFonts w:ascii="Times New Roman" w:hAnsi="Times New Roman" w:eastAsia="Times New Roman" w:cs="Times New Roman"/>
          <w:noProof w:val="0"/>
          <w:color w:val="000000" w:themeColor="text1" w:themeTint="FF" w:themeShade="FF"/>
          <w:sz w:val="24"/>
          <w:szCs w:val="24"/>
          <w:lang w:val="en-US"/>
        </w:rPr>
        <w:t xml:space="preserve">” can mean both positive </w:t>
      </w:r>
      <w:r w:rsidRPr="6A74112E" w:rsidR="23705367">
        <w:rPr>
          <w:rFonts w:ascii="Times New Roman" w:hAnsi="Times New Roman" w:eastAsia="Times New Roman" w:cs="Times New Roman"/>
          <w:noProof w:val="0"/>
          <w:color w:val="000000" w:themeColor="text1" w:themeTint="FF" w:themeShade="FF"/>
          <w:sz w:val="24"/>
          <w:szCs w:val="24"/>
          <w:lang w:val="en-US"/>
        </w:rPr>
        <w:t>and</w:t>
      </w:r>
      <w:r w:rsidRPr="6A74112E" w:rsidR="34DCC406">
        <w:rPr>
          <w:rFonts w:ascii="Times New Roman" w:hAnsi="Times New Roman" w:eastAsia="Times New Roman" w:cs="Times New Roman"/>
          <w:noProof w:val="0"/>
          <w:color w:val="000000" w:themeColor="text1" w:themeTint="FF" w:themeShade="FF"/>
          <w:sz w:val="24"/>
          <w:szCs w:val="24"/>
          <w:lang w:val="en-US"/>
        </w:rPr>
        <w:t xml:space="preserve"> negative</w:t>
      </w:r>
      <w:r w:rsidRPr="6A74112E" w:rsidR="04C6F16E">
        <w:rPr>
          <w:rFonts w:ascii="Times New Roman" w:hAnsi="Times New Roman" w:eastAsia="Times New Roman" w:cs="Times New Roman"/>
          <w:noProof w:val="0"/>
          <w:color w:val="000000" w:themeColor="text1" w:themeTint="FF" w:themeShade="FF"/>
          <w:sz w:val="24"/>
          <w:szCs w:val="24"/>
          <w:lang w:val="en-US"/>
        </w:rPr>
        <w:t>).</w:t>
      </w:r>
    </w:p>
    <w:p w:rsidR="21487D7F" w:rsidP="6A74112E" w:rsidRDefault="21487D7F" w14:paraId="61716BEA" w14:textId="5C30115D">
      <w:pPr>
        <w:pStyle w:val="ListParagraph"/>
        <w:numPr>
          <w:ilvl w:val="0"/>
          <w:numId w:val="20"/>
        </w:numPr>
        <w:spacing w:before="0" w:beforeAutospacing="off" w:after="0" w:afterAutospacing="off" w:line="276" w:lineRule="auto"/>
        <w:ind w:left="720" w:hanging="360"/>
        <w:jc w:val="both"/>
        <w:rPr>
          <w:rFonts w:ascii="Times New Roman" w:hAnsi="Times New Roman" w:eastAsia="Times New Roman" w:cs="Times New Roman"/>
          <w:noProof w:val="0"/>
          <w:color w:val="000000" w:themeColor="text1" w:themeTint="FF" w:themeShade="FF"/>
          <w:sz w:val="24"/>
          <w:szCs w:val="24"/>
          <w:lang w:val="en-US"/>
        </w:rPr>
      </w:pPr>
      <w:r w:rsidRPr="6A74112E" w:rsidR="66C3CF47">
        <w:rPr>
          <w:rFonts w:ascii="Times New Roman" w:hAnsi="Times New Roman" w:eastAsia="Times New Roman" w:cs="Times New Roman"/>
          <w:noProof w:val="0"/>
          <w:color w:val="000000" w:themeColor="text1" w:themeTint="FF" w:themeShade="FF"/>
          <w:sz w:val="24"/>
          <w:szCs w:val="24"/>
          <w:lang w:val="en-US"/>
        </w:rPr>
        <w:t xml:space="preserve">Lack of context – a sentence could be construed in </w:t>
      </w:r>
      <w:r w:rsidRPr="6A74112E" w:rsidR="66C3CF47">
        <w:rPr>
          <w:rFonts w:ascii="Times New Roman" w:hAnsi="Times New Roman" w:eastAsia="Times New Roman" w:cs="Times New Roman"/>
          <w:noProof w:val="0"/>
          <w:color w:val="000000" w:themeColor="text1" w:themeTint="FF" w:themeShade="FF"/>
          <w:sz w:val="24"/>
          <w:szCs w:val="24"/>
          <w:lang w:val="en-US"/>
        </w:rPr>
        <w:t>a different way</w:t>
      </w:r>
      <w:r w:rsidRPr="6A74112E" w:rsidR="66C3CF47">
        <w:rPr>
          <w:rFonts w:ascii="Times New Roman" w:hAnsi="Times New Roman" w:eastAsia="Times New Roman" w:cs="Times New Roman"/>
          <w:noProof w:val="0"/>
          <w:color w:val="000000" w:themeColor="text1" w:themeTint="FF" w:themeShade="FF"/>
          <w:sz w:val="24"/>
          <w:szCs w:val="24"/>
          <w:lang w:val="en-US"/>
        </w:rPr>
        <w:t xml:space="preserve"> due to the context</w:t>
      </w:r>
      <w:r w:rsidRPr="6A74112E" w:rsidR="4B402E1B">
        <w:rPr>
          <w:rFonts w:ascii="Times New Roman" w:hAnsi="Times New Roman" w:eastAsia="Times New Roman" w:cs="Times New Roman"/>
          <w:noProof w:val="0"/>
          <w:color w:val="000000" w:themeColor="text1" w:themeTint="FF" w:themeShade="FF"/>
          <w:sz w:val="24"/>
          <w:szCs w:val="24"/>
          <w:lang w:val="en-US"/>
        </w:rPr>
        <w:t xml:space="preserve"> (e.g., </w:t>
      </w:r>
      <w:r w:rsidRPr="6A74112E" w:rsidR="7DC02CC6">
        <w:rPr>
          <w:rFonts w:ascii="Times New Roman" w:hAnsi="Times New Roman" w:eastAsia="Times New Roman" w:cs="Times New Roman"/>
          <w:noProof w:val="0"/>
          <w:color w:val="000000" w:themeColor="text1" w:themeTint="FF" w:themeShade="FF"/>
          <w:sz w:val="24"/>
          <w:szCs w:val="24"/>
          <w:lang w:val="en-US"/>
        </w:rPr>
        <w:t>“</w:t>
      </w:r>
      <w:r w:rsidRPr="6A74112E" w:rsidR="4B402E1B">
        <w:rPr>
          <w:rFonts w:ascii="Times New Roman" w:hAnsi="Times New Roman" w:eastAsia="Times New Roman" w:cs="Times New Roman"/>
          <w:noProof w:val="0"/>
          <w:color w:val="000000" w:themeColor="text1" w:themeTint="FF" w:themeShade="FF"/>
          <w:sz w:val="24"/>
          <w:szCs w:val="24"/>
          <w:lang w:val="en-US"/>
        </w:rPr>
        <w:t>That’s just great</w:t>
      </w:r>
      <w:r w:rsidRPr="6A74112E" w:rsidR="3DA13C89">
        <w:rPr>
          <w:rFonts w:ascii="Times New Roman" w:hAnsi="Times New Roman" w:eastAsia="Times New Roman" w:cs="Times New Roman"/>
          <w:noProof w:val="0"/>
          <w:color w:val="000000" w:themeColor="text1" w:themeTint="FF" w:themeShade="FF"/>
          <w:sz w:val="24"/>
          <w:szCs w:val="24"/>
          <w:lang w:val="en-US"/>
        </w:rPr>
        <w:t>”</w:t>
      </w:r>
      <w:r w:rsidRPr="6A74112E" w:rsidR="3C2CA0A4">
        <w:rPr>
          <w:rFonts w:ascii="Times New Roman" w:hAnsi="Times New Roman" w:eastAsia="Times New Roman" w:cs="Times New Roman"/>
          <w:noProof w:val="0"/>
          <w:color w:val="000000" w:themeColor="text1" w:themeTint="FF" w:themeShade="FF"/>
          <w:sz w:val="24"/>
          <w:szCs w:val="24"/>
          <w:lang w:val="en-US"/>
        </w:rPr>
        <w:t xml:space="preserve"> </w:t>
      </w:r>
      <w:r w:rsidRPr="6A74112E" w:rsidR="3C2CA0A4">
        <w:rPr>
          <w:rFonts w:ascii="Times New Roman" w:hAnsi="Times New Roman" w:eastAsia="Times New Roman" w:cs="Times New Roman"/>
          <w:noProof w:val="0"/>
          <w:color w:val="000000" w:themeColor="text1" w:themeTint="FF" w:themeShade="FF"/>
          <w:sz w:val="24"/>
          <w:szCs w:val="24"/>
          <w:lang w:val="en-US"/>
        </w:rPr>
        <w:t xml:space="preserve">lack of context </w:t>
      </w:r>
      <w:r w:rsidRPr="6A74112E" w:rsidR="3C2CA0A4">
        <w:rPr>
          <w:rFonts w:ascii="Times New Roman" w:hAnsi="Times New Roman" w:eastAsia="Times New Roman" w:cs="Times New Roman"/>
          <w:noProof w:val="0"/>
          <w:color w:val="000000" w:themeColor="text1" w:themeTint="FF" w:themeShade="FF"/>
          <w:sz w:val="24"/>
          <w:szCs w:val="24"/>
          <w:lang w:val="en-US"/>
        </w:rPr>
        <w:t>doesn’t</w:t>
      </w:r>
      <w:r w:rsidRPr="6A74112E" w:rsidR="3C2CA0A4">
        <w:rPr>
          <w:rFonts w:ascii="Times New Roman" w:hAnsi="Times New Roman" w:eastAsia="Times New Roman" w:cs="Times New Roman"/>
          <w:noProof w:val="0"/>
          <w:color w:val="000000" w:themeColor="text1" w:themeTint="FF" w:themeShade="FF"/>
          <w:sz w:val="24"/>
          <w:szCs w:val="24"/>
          <w:lang w:val="en-US"/>
        </w:rPr>
        <w:t xml:space="preserve"> tell us if it is said positively or not</w:t>
      </w:r>
      <w:r w:rsidRPr="6A74112E" w:rsidR="4B402E1B">
        <w:rPr>
          <w:rFonts w:ascii="Times New Roman" w:hAnsi="Times New Roman" w:eastAsia="Times New Roman" w:cs="Times New Roman"/>
          <w:noProof w:val="0"/>
          <w:color w:val="000000" w:themeColor="text1" w:themeTint="FF" w:themeShade="FF"/>
          <w:sz w:val="24"/>
          <w:szCs w:val="24"/>
          <w:lang w:val="en-US"/>
        </w:rPr>
        <w:t>)</w:t>
      </w:r>
      <w:r w:rsidRPr="6A74112E" w:rsidR="66C3CF47">
        <w:rPr>
          <w:rFonts w:ascii="Times New Roman" w:hAnsi="Times New Roman" w:eastAsia="Times New Roman" w:cs="Times New Roman"/>
          <w:noProof w:val="0"/>
          <w:color w:val="000000" w:themeColor="text1" w:themeTint="FF" w:themeShade="FF"/>
          <w:sz w:val="24"/>
          <w:szCs w:val="24"/>
          <w:lang w:val="en-US"/>
        </w:rPr>
        <w:t xml:space="preserve">. </w:t>
      </w:r>
    </w:p>
    <w:p w:rsidR="21487D7F" w:rsidP="6A74112E" w:rsidRDefault="21487D7F" w14:paraId="54E79E15" w14:textId="3C121FDB">
      <w:pPr>
        <w:pStyle w:val="ListParagraph"/>
        <w:numPr>
          <w:ilvl w:val="0"/>
          <w:numId w:val="20"/>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720" w:right="0" w:hanging="360"/>
        <w:jc w:val="both"/>
        <w:rPr>
          <w:rFonts w:ascii="Times New Roman" w:hAnsi="Times New Roman" w:eastAsia="Times New Roman" w:cs="Times New Roman"/>
          <w:noProof w:val="0"/>
          <w:color w:val="000000" w:themeColor="text1" w:themeTint="FF" w:themeShade="FF"/>
          <w:sz w:val="24"/>
          <w:szCs w:val="24"/>
          <w:lang w:val="en-US"/>
        </w:rPr>
      </w:pPr>
      <w:r w:rsidRPr="6A74112E" w:rsidR="66C3CF47">
        <w:rPr>
          <w:rFonts w:ascii="Times New Roman" w:hAnsi="Times New Roman" w:eastAsia="Times New Roman" w:cs="Times New Roman"/>
          <w:noProof w:val="0"/>
          <w:color w:val="000000" w:themeColor="text1" w:themeTint="FF" w:themeShade="FF"/>
          <w:sz w:val="24"/>
          <w:szCs w:val="24"/>
          <w:lang w:val="en-US"/>
        </w:rPr>
        <w:t xml:space="preserve">Cultural differences – sentence could bring out different sentiments in </w:t>
      </w:r>
      <w:r w:rsidRPr="6A74112E" w:rsidR="66C3CF47">
        <w:rPr>
          <w:rFonts w:ascii="Times New Roman" w:hAnsi="Times New Roman" w:eastAsia="Times New Roman" w:cs="Times New Roman"/>
          <w:noProof w:val="0"/>
          <w:color w:val="000000" w:themeColor="text1" w:themeTint="FF" w:themeShade="FF"/>
          <w:sz w:val="24"/>
          <w:szCs w:val="24"/>
          <w:lang w:val="en-US"/>
        </w:rPr>
        <w:t>different cultures</w:t>
      </w:r>
      <w:r w:rsidRPr="6A74112E" w:rsidR="10E96E58">
        <w:rPr>
          <w:rFonts w:ascii="Times New Roman" w:hAnsi="Times New Roman" w:eastAsia="Times New Roman" w:cs="Times New Roman"/>
          <w:noProof w:val="0"/>
          <w:color w:val="000000" w:themeColor="text1" w:themeTint="FF" w:themeShade="FF"/>
          <w:sz w:val="24"/>
          <w:szCs w:val="24"/>
          <w:lang w:val="en-US"/>
        </w:rPr>
        <w:t xml:space="preserve"> (e.g., the word ‘gift’ is positive in English but means </w:t>
      </w:r>
      <w:r w:rsidRPr="6A74112E" w:rsidR="792DC331">
        <w:rPr>
          <w:rFonts w:ascii="Times New Roman" w:hAnsi="Times New Roman" w:eastAsia="Times New Roman" w:cs="Times New Roman"/>
          <w:noProof w:val="0"/>
          <w:color w:val="000000" w:themeColor="text1" w:themeTint="FF" w:themeShade="FF"/>
          <w:sz w:val="24"/>
          <w:szCs w:val="24"/>
          <w:lang w:val="en-US"/>
        </w:rPr>
        <w:t xml:space="preserve">married or poison </w:t>
      </w:r>
      <w:r w:rsidRPr="6A74112E" w:rsidR="10E96E58">
        <w:rPr>
          <w:rFonts w:ascii="Times New Roman" w:hAnsi="Times New Roman" w:eastAsia="Times New Roman" w:cs="Times New Roman"/>
          <w:noProof w:val="0"/>
          <w:color w:val="000000" w:themeColor="text1" w:themeTint="FF" w:themeShade="FF"/>
          <w:sz w:val="24"/>
          <w:szCs w:val="24"/>
          <w:lang w:val="en-US"/>
        </w:rPr>
        <w:t>in</w:t>
      </w:r>
      <w:r w:rsidRPr="6A74112E" w:rsidR="10E96E58">
        <w:rPr>
          <w:rFonts w:ascii="Times New Roman" w:hAnsi="Times New Roman" w:eastAsia="Times New Roman" w:cs="Times New Roman"/>
          <w:noProof w:val="0"/>
          <w:color w:val="000000" w:themeColor="text1" w:themeTint="FF" w:themeShade="FF"/>
          <w:sz w:val="24"/>
          <w:szCs w:val="24"/>
          <w:lang w:val="en-US"/>
        </w:rPr>
        <w:t xml:space="preserve"> Norwegian)</w:t>
      </w:r>
    </w:p>
    <w:p w:rsidR="21487D7F" w:rsidP="6A74112E" w:rsidRDefault="21487D7F" w14:paraId="5089FD99" w14:textId="0E08B92F">
      <w:pPr>
        <w:pStyle w:val="ListParagraph"/>
        <w:numPr>
          <w:ilvl w:val="0"/>
          <w:numId w:val="20"/>
        </w:numPr>
        <w:spacing w:before="0" w:beforeAutospacing="off" w:after="0" w:afterAutospacing="off" w:line="276" w:lineRule="auto"/>
        <w:ind w:left="720" w:hanging="360"/>
        <w:jc w:val="both"/>
        <w:rPr>
          <w:rFonts w:ascii="Times New Roman" w:hAnsi="Times New Roman" w:eastAsia="Times New Roman" w:cs="Times New Roman"/>
          <w:noProof w:val="0"/>
          <w:color w:val="000000" w:themeColor="text1" w:themeTint="FF" w:themeShade="FF"/>
          <w:sz w:val="24"/>
          <w:szCs w:val="24"/>
          <w:lang w:val="en-US"/>
        </w:rPr>
      </w:pPr>
      <w:r w:rsidRPr="6A74112E" w:rsidR="560219B2">
        <w:rPr>
          <w:rFonts w:ascii="Times New Roman" w:hAnsi="Times New Roman" w:eastAsia="Times New Roman" w:cs="Times New Roman"/>
          <w:noProof w:val="0"/>
          <w:color w:val="000000" w:themeColor="text1" w:themeTint="FF" w:themeShade="FF"/>
          <w:sz w:val="24"/>
          <w:szCs w:val="24"/>
          <w:lang w:val="en-US"/>
        </w:rPr>
        <w:t>Perhaps the</w:t>
      </w:r>
      <w:r w:rsidRPr="6A74112E" w:rsidR="560219B2">
        <w:rPr>
          <w:rFonts w:ascii="Times New Roman" w:hAnsi="Times New Roman" w:eastAsia="Times New Roman" w:cs="Times New Roman"/>
          <w:noProof w:val="0"/>
          <w:color w:val="000000" w:themeColor="text1" w:themeTint="FF" w:themeShade="FF"/>
          <w:sz w:val="24"/>
          <w:szCs w:val="24"/>
          <w:lang w:val="en-US"/>
        </w:rPr>
        <w:t xml:space="preserve"> most significant limitation has been the lack of </w:t>
      </w:r>
      <w:r w:rsidRPr="6A74112E" w:rsidR="560219B2">
        <w:rPr>
          <w:rFonts w:ascii="Times New Roman" w:hAnsi="Times New Roman" w:eastAsia="Times New Roman" w:cs="Times New Roman"/>
          <w:noProof w:val="0"/>
          <w:color w:val="000000" w:themeColor="text1" w:themeTint="FF" w:themeShade="FF"/>
          <w:sz w:val="24"/>
          <w:szCs w:val="24"/>
          <w:lang w:val="en-US"/>
        </w:rPr>
        <w:t>large-scale, high-quality</w:t>
      </w:r>
      <w:r w:rsidRPr="6A74112E" w:rsidR="560219B2">
        <w:rPr>
          <w:rFonts w:ascii="Times New Roman" w:hAnsi="Times New Roman" w:eastAsia="Times New Roman" w:cs="Times New Roman"/>
          <w:noProof w:val="0"/>
          <w:color w:val="000000" w:themeColor="text1" w:themeTint="FF" w:themeShade="FF"/>
          <w:sz w:val="24"/>
          <w:szCs w:val="24"/>
          <w:lang w:val="en-US"/>
        </w:rPr>
        <w:t xml:space="preserve"> datasets for training and</w:t>
      </w:r>
      <w:r w:rsidRPr="6A74112E" w:rsidR="560219B2">
        <w:rPr>
          <w:rFonts w:ascii="Times New Roman" w:hAnsi="Times New Roman" w:eastAsia="Times New Roman" w:cs="Times New Roman"/>
          <w:noProof w:val="0"/>
          <w:color w:val="000000" w:themeColor="text1" w:themeTint="FF" w:themeShade="FF"/>
          <w:sz w:val="24"/>
          <w:szCs w:val="24"/>
          <w:lang w:val="en-US"/>
        </w:rPr>
        <w:t xml:space="preserve"> validation, particularly for fine grained emotion recognition.</w:t>
      </w:r>
    </w:p>
    <w:p w:rsidR="7A73DA74" w:rsidP="6A74112E" w:rsidRDefault="7A73DA74" w14:paraId="6260B815" w14:textId="0B69354E">
      <w:pPr>
        <w:pStyle w:val="ListParagraph"/>
        <w:spacing w:before="0" w:beforeAutospacing="off" w:after="0" w:afterAutospacing="off" w:line="276" w:lineRule="auto"/>
        <w:ind w:left="720" w:hanging="360"/>
        <w:jc w:val="both"/>
        <w:rPr>
          <w:rFonts w:ascii="Times New Roman" w:hAnsi="Times New Roman" w:eastAsia="Times New Roman" w:cs="Times New Roman"/>
          <w:noProof w:val="0"/>
          <w:color w:val="000000" w:themeColor="text1" w:themeTint="FF" w:themeShade="FF"/>
          <w:sz w:val="24"/>
          <w:szCs w:val="24"/>
          <w:lang w:val="en-US"/>
        </w:rPr>
      </w:pPr>
    </w:p>
    <w:p w:rsidR="21487D7F" w:rsidP="6A74112E" w:rsidRDefault="21487D7F" w14:paraId="28BDC287" w14:textId="1CE17DC9">
      <w:pPr>
        <w:pStyle w:val="Normal"/>
        <w:suppressLineNumbers w:val="0"/>
        <w:pBdr>
          <w:top w:val="nil" w:color="000000" w:sz="0" w:space="0"/>
          <w:left w:val="nil" w:color="000000" w:sz="0" w:space="0"/>
          <w:bottom w:val="nil" w:color="000000" w:sz="0" w:space="0"/>
          <w:right w:val="nil" w:color="000000" w:sz="0" w:space="0"/>
          <w:between w:val="nil" w:color="000000" w:sz="0" w:space="0"/>
        </w:pBdr>
        <w:spacing w:before="0" w:beforeAutospacing="off" w:after="160" w:afterAutospacing="off" w:line="276" w:lineRule="auto"/>
        <w:ind w:left="0" w:right="0" w:firstLine="720"/>
        <w:jc w:val="both"/>
        <w:rPr>
          <w:rFonts w:ascii="Times New Roman" w:hAnsi="Times New Roman" w:eastAsia="Times New Roman" w:cs="Times New Roman"/>
          <w:noProof w:val="0"/>
          <w:sz w:val="24"/>
          <w:szCs w:val="24"/>
          <w:lang w:val="en-US"/>
        </w:rPr>
      </w:pPr>
      <w:r w:rsidRPr="6A74112E" w:rsidR="6648148B">
        <w:rPr>
          <w:rFonts w:ascii="Times New Roman" w:hAnsi="Times New Roman" w:eastAsia="Times New Roman" w:cs="Times New Roman"/>
          <w:noProof w:val="0"/>
          <w:sz w:val="24"/>
          <w:szCs w:val="24"/>
          <w:lang w:val="en-US"/>
        </w:rPr>
        <w:t xml:space="preserve">The critical gap in data has </w:t>
      </w:r>
      <w:r w:rsidRPr="6A74112E" w:rsidR="4A62CB73">
        <w:rPr>
          <w:rFonts w:ascii="Times New Roman" w:hAnsi="Times New Roman" w:eastAsia="Times New Roman" w:cs="Times New Roman"/>
          <w:noProof w:val="0"/>
          <w:sz w:val="24"/>
          <w:szCs w:val="24"/>
          <w:lang w:val="en-US"/>
        </w:rPr>
        <w:t xml:space="preserve">over the years </w:t>
      </w:r>
      <w:r w:rsidRPr="6A74112E" w:rsidR="6648148B">
        <w:rPr>
          <w:rFonts w:ascii="Times New Roman" w:hAnsi="Times New Roman" w:eastAsia="Times New Roman" w:cs="Times New Roman"/>
          <w:noProof w:val="0"/>
          <w:sz w:val="24"/>
          <w:szCs w:val="24"/>
          <w:lang w:val="en-US"/>
        </w:rPr>
        <w:t xml:space="preserve">limited the performance of sentiment analysis models. </w:t>
      </w:r>
      <w:r w:rsidRPr="6A74112E" w:rsidR="19939115">
        <w:rPr>
          <w:rFonts w:ascii="Times New Roman" w:hAnsi="Times New Roman" w:eastAsia="Times New Roman" w:cs="Times New Roman"/>
          <w:noProof w:val="0"/>
          <w:sz w:val="24"/>
          <w:szCs w:val="24"/>
          <w:lang w:val="en-US"/>
        </w:rPr>
        <w:t>This is where the</w:t>
      </w:r>
      <w:r w:rsidRPr="6A74112E" w:rsidR="6648148B">
        <w:rPr>
          <w:rFonts w:ascii="Times New Roman" w:hAnsi="Times New Roman" w:eastAsia="Times New Roman" w:cs="Times New Roman"/>
          <w:noProof w:val="0"/>
          <w:sz w:val="24"/>
          <w:szCs w:val="24"/>
          <w:lang w:val="en-US"/>
        </w:rPr>
        <w:t xml:space="preserve"> Google Emotions dataset</w:t>
      </w:r>
      <w:r w:rsidRPr="6A74112E" w:rsidR="6648148B">
        <w:rPr>
          <w:rFonts w:ascii="Times New Roman" w:hAnsi="Times New Roman" w:eastAsia="Times New Roman" w:cs="Times New Roman"/>
          <w:noProof w:val="0"/>
          <w:sz w:val="24"/>
          <w:szCs w:val="24"/>
          <w:lang w:val="en-US"/>
        </w:rPr>
        <w:t xml:space="preserve"> presents </w:t>
      </w:r>
      <w:r w:rsidRPr="6A74112E" w:rsidR="5E028B39">
        <w:rPr>
          <w:rFonts w:ascii="Times New Roman" w:hAnsi="Times New Roman" w:eastAsia="Times New Roman" w:cs="Times New Roman"/>
          <w:noProof w:val="0"/>
          <w:sz w:val="24"/>
          <w:szCs w:val="24"/>
          <w:lang w:val="en-US"/>
        </w:rPr>
        <w:t>a unique opportunit</w:t>
      </w:r>
      <w:r w:rsidRPr="6A74112E" w:rsidR="21235415">
        <w:rPr>
          <w:rFonts w:ascii="Times New Roman" w:hAnsi="Times New Roman" w:eastAsia="Times New Roman" w:cs="Times New Roman"/>
          <w:noProof w:val="0"/>
          <w:sz w:val="24"/>
          <w:szCs w:val="24"/>
          <w:lang w:val="en-US"/>
        </w:rPr>
        <w:t>y as</w:t>
      </w:r>
      <w:r w:rsidRPr="6A74112E" w:rsidR="66C3CF47">
        <w:rPr>
          <w:rFonts w:ascii="Times New Roman" w:hAnsi="Times New Roman" w:eastAsia="Times New Roman" w:cs="Times New Roman"/>
          <w:noProof w:val="0"/>
          <w:sz w:val="24"/>
          <w:szCs w:val="24"/>
          <w:lang w:val="en-US"/>
        </w:rPr>
        <w:t xml:space="preserve"> the largest human annotated fine-grained emotions dataset to date</w:t>
      </w:r>
      <w:r w:rsidRPr="6A74112E" w:rsidR="00028E77">
        <w:rPr>
          <w:rFonts w:ascii="Times New Roman" w:hAnsi="Times New Roman" w:eastAsia="Times New Roman" w:cs="Times New Roman"/>
          <w:noProof w:val="0"/>
          <w:sz w:val="24"/>
          <w:szCs w:val="24"/>
          <w:lang w:val="en-US"/>
        </w:rPr>
        <w:t>.</w:t>
      </w:r>
      <w:r w:rsidRPr="6A74112E" w:rsidR="66C3CF47">
        <w:rPr>
          <w:rFonts w:ascii="Times New Roman" w:hAnsi="Times New Roman" w:eastAsia="Times New Roman" w:cs="Times New Roman"/>
          <w:noProof w:val="0"/>
          <w:sz w:val="24"/>
          <w:szCs w:val="24"/>
          <w:lang w:val="en-US"/>
        </w:rPr>
        <w:t xml:space="preserve"> </w:t>
      </w:r>
      <w:r w:rsidRPr="6A74112E" w:rsidR="1E4CA5B7">
        <w:rPr>
          <w:rFonts w:ascii="Times New Roman" w:hAnsi="Times New Roman" w:eastAsia="Times New Roman" w:cs="Times New Roman"/>
          <w:noProof w:val="0"/>
          <w:sz w:val="24"/>
          <w:szCs w:val="24"/>
          <w:lang w:val="en-US"/>
        </w:rPr>
        <w:t>W</w:t>
      </w:r>
      <w:r w:rsidRPr="6A74112E" w:rsidR="66C3CF47">
        <w:rPr>
          <w:rFonts w:ascii="Times New Roman" w:hAnsi="Times New Roman" w:eastAsia="Times New Roman" w:cs="Times New Roman"/>
          <w:noProof w:val="0"/>
          <w:sz w:val="24"/>
          <w:szCs w:val="24"/>
          <w:lang w:val="en-US"/>
        </w:rPr>
        <w:t>e decided to use it to</w:t>
      </w:r>
      <w:r w:rsidRPr="6A74112E" w:rsidR="2A20EA43">
        <w:rPr>
          <w:rFonts w:ascii="Times New Roman" w:hAnsi="Times New Roman" w:eastAsia="Times New Roman" w:cs="Times New Roman"/>
          <w:noProof w:val="0"/>
          <w:sz w:val="24"/>
          <w:szCs w:val="24"/>
          <w:lang w:val="en-US"/>
        </w:rPr>
        <w:t xml:space="preserve"> train a novel deep network</w:t>
      </w:r>
      <w:r w:rsidRPr="6A74112E" w:rsidR="486D098E">
        <w:rPr>
          <w:rFonts w:ascii="Times New Roman" w:hAnsi="Times New Roman" w:eastAsia="Times New Roman" w:cs="Times New Roman"/>
          <w:noProof w:val="0"/>
          <w:sz w:val="24"/>
          <w:szCs w:val="24"/>
          <w:lang w:val="en-US"/>
        </w:rPr>
        <w:t xml:space="preserve"> to better understand human emotions and sentiments</w:t>
      </w:r>
      <w:r w:rsidRPr="6A74112E" w:rsidR="2A20EA43">
        <w:rPr>
          <w:rFonts w:ascii="Times New Roman" w:hAnsi="Times New Roman" w:eastAsia="Times New Roman" w:cs="Times New Roman"/>
          <w:noProof w:val="0"/>
          <w:sz w:val="24"/>
          <w:szCs w:val="24"/>
          <w:lang w:val="en-US"/>
        </w:rPr>
        <w:t xml:space="preserve">. This paper details our </w:t>
      </w:r>
      <w:r w:rsidRPr="6A74112E" w:rsidR="2A20EA43">
        <w:rPr>
          <w:rFonts w:ascii="Times New Roman" w:hAnsi="Times New Roman" w:eastAsia="Times New Roman" w:cs="Times New Roman"/>
          <w:noProof w:val="0"/>
          <w:sz w:val="24"/>
          <w:szCs w:val="24"/>
          <w:lang w:val="en-US"/>
        </w:rPr>
        <w:t>methodology</w:t>
      </w:r>
      <w:r w:rsidRPr="6A74112E" w:rsidR="2A20EA43">
        <w:rPr>
          <w:rFonts w:ascii="Times New Roman" w:hAnsi="Times New Roman" w:eastAsia="Times New Roman" w:cs="Times New Roman"/>
          <w:noProof w:val="0"/>
          <w:sz w:val="24"/>
          <w:szCs w:val="24"/>
          <w:lang w:val="en-US"/>
        </w:rPr>
        <w:t xml:space="preserve"> and </w:t>
      </w:r>
      <w:r w:rsidRPr="6A74112E" w:rsidR="2A20EA43">
        <w:rPr>
          <w:rFonts w:ascii="Times New Roman" w:hAnsi="Times New Roman" w:eastAsia="Times New Roman" w:cs="Times New Roman"/>
          <w:noProof w:val="0"/>
          <w:sz w:val="24"/>
          <w:szCs w:val="24"/>
          <w:lang w:val="en-US"/>
        </w:rPr>
        <w:t>demonstrates</w:t>
      </w:r>
      <w:r w:rsidRPr="6A74112E" w:rsidR="2A20EA43">
        <w:rPr>
          <w:rFonts w:ascii="Times New Roman" w:hAnsi="Times New Roman" w:eastAsia="Times New Roman" w:cs="Times New Roman"/>
          <w:noProof w:val="0"/>
          <w:sz w:val="24"/>
          <w:szCs w:val="24"/>
          <w:lang w:val="en-US"/>
        </w:rPr>
        <w:t xml:space="preserve"> how our approach </w:t>
      </w:r>
      <w:r w:rsidRPr="6A74112E" w:rsidR="2A20EA43">
        <w:rPr>
          <w:rFonts w:ascii="Times New Roman" w:hAnsi="Times New Roman" w:eastAsia="Times New Roman" w:cs="Times New Roman"/>
          <w:noProof w:val="0"/>
          <w:sz w:val="24"/>
          <w:szCs w:val="24"/>
          <w:lang w:val="en-US"/>
        </w:rPr>
        <w:t>strives to</w:t>
      </w:r>
      <w:r w:rsidRPr="6A74112E" w:rsidR="47DAB867">
        <w:rPr>
          <w:rFonts w:ascii="Times New Roman" w:hAnsi="Times New Roman" w:eastAsia="Times New Roman" w:cs="Times New Roman"/>
          <w:noProof w:val="0"/>
          <w:sz w:val="24"/>
          <w:szCs w:val="24"/>
          <w:lang w:val="en-US"/>
        </w:rPr>
        <w:t xml:space="preserve"> improve upon the performance benchmarks set by the original study.</w:t>
      </w:r>
    </w:p>
    <w:p w:rsidR="00C131FD" w:rsidP="6A74112E" w:rsidRDefault="00C131FD" w14:paraId="45186376" w14:textId="1689595C">
      <w:pPr>
        <w:pStyle w:val="Heading1"/>
        <w:suppressLineNumbers w:val="0"/>
        <w:pBdr>
          <w:top w:val="nil" w:color="000000" w:sz="0" w:space="0"/>
          <w:left w:val="nil" w:color="000000" w:sz="0" w:space="0"/>
          <w:bottom w:val="nil" w:color="000000" w:sz="0" w:space="0"/>
          <w:right w:val="nil" w:color="000000" w:sz="0" w:space="0"/>
          <w:between w:val="nil" w:color="000000" w:sz="0" w:space="0"/>
        </w:pBdr>
        <w:spacing w:before="240" w:beforeAutospacing="off" w:after="60" w:afterAutospacing="off" w:line="276" w:lineRule="auto"/>
        <w:ind w:left="432" w:right="0" w:hanging="432"/>
        <w:jc w:val="both"/>
        <w:rPr/>
      </w:pPr>
      <w:bookmarkStart w:name="_Toc33129275" w:id="8"/>
      <w:bookmarkStart w:name="_Toc494321788" w:id="1340697790"/>
      <w:r w:rsidR="352DE198">
        <w:rPr/>
        <w:t>Prob</w:t>
      </w:r>
      <w:r w:rsidR="352DE198">
        <w:rPr/>
        <w:t>lem Statement</w:t>
      </w:r>
      <w:bookmarkEnd w:id="8"/>
      <w:bookmarkEnd w:id="1340697790"/>
    </w:p>
    <w:p w:rsidR="00C131FD" w:rsidP="6A74112E" w:rsidRDefault="00C131FD" w14:paraId="232EC077" w14:textId="10CA75FC">
      <w:pPr>
        <w:pStyle w:val="Normal"/>
        <w:suppressLineNumbers w:val="0"/>
        <w:pBdr>
          <w:top w:val="nil" w:color="000000" w:sz="0" w:space="0"/>
          <w:left w:val="nil" w:color="000000" w:sz="0" w:space="0"/>
          <w:bottom w:val="nil" w:color="000000" w:sz="0" w:space="0"/>
          <w:right w:val="nil" w:color="000000" w:sz="0" w:space="0"/>
          <w:between w:val="nil" w:color="000000" w:sz="0" w:space="0"/>
        </w:pBdr>
        <w:spacing w:before="0" w:beforeAutospacing="off" w:after="160" w:afterAutospacing="off" w:line="276" w:lineRule="auto"/>
        <w:ind w:left="0" w:right="0" w:firstLine="432"/>
        <w:jc w:val="both"/>
        <w:rPr>
          <w:rFonts w:ascii="Times New Roman" w:hAnsi="Times New Roman" w:eastAsia="Times New Roman" w:cs="Times New Roman"/>
          <w:noProof w:val="0"/>
          <w:color w:val="000000" w:themeColor="text1" w:themeTint="FF" w:themeShade="FF"/>
          <w:sz w:val="24"/>
          <w:szCs w:val="24"/>
          <w:lang w:val="en-US"/>
        </w:rPr>
      </w:pPr>
      <w:r w:rsidRPr="6A74112E" w:rsidR="07011151">
        <w:rPr>
          <w:rFonts w:ascii="Times New Roman" w:hAnsi="Times New Roman" w:eastAsia="Times New Roman" w:cs="Times New Roman"/>
          <w:noProof w:val="0"/>
          <w:color w:val="000000" w:themeColor="text1" w:themeTint="FF" w:themeShade="FF"/>
          <w:sz w:val="24"/>
          <w:szCs w:val="24"/>
          <w:lang w:val="en-US"/>
        </w:rPr>
        <w:t xml:space="preserve">While the </w:t>
      </w:r>
      <w:r w:rsidRPr="6A74112E" w:rsidR="07011151">
        <w:rPr>
          <w:rFonts w:ascii="Times New Roman" w:hAnsi="Times New Roman" w:eastAsia="Times New Roman" w:cs="Times New Roman"/>
          <w:noProof w:val="0"/>
          <w:color w:val="000000" w:themeColor="text1" w:themeTint="FF" w:themeShade="FF"/>
          <w:sz w:val="24"/>
          <w:szCs w:val="24"/>
          <w:lang w:val="en-US"/>
        </w:rPr>
        <w:t>GoEmotions</w:t>
      </w:r>
      <w:r w:rsidRPr="6A74112E" w:rsidR="07011151">
        <w:rPr>
          <w:rFonts w:ascii="Times New Roman" w:hAnsi="Times New Roman" w:eastAsia="Times New Roman" w:cs="Times New Roman"/>
          <w:noProof w:val="0"/>
          <w:color w:val="000000" w:themeColor="text1" w:themeTint="FF" w:themeShade="FF"/>
          <w:sz w:val="24"/>
          <w:szCs w:val="24"/>
          <w:lang w:val="en-US"/>
        </w:rPr>
        <w:t xml:space="preserve"> dataset was no doubt a valuable resource for us, it was accompanied by </w:t>
      </w:r>
      <w:r w:rsidRPr="6A74112E" w:rsidR="07011151">
        <w:rPr>
          <w:rFonts w:ascii="Times New Roman" w:hAnsi="Times New Roman" w:eastAsia="Times New Roman" w:cs="Times New Roman"/>
          <w:noProof w:val="0"/>
          <w:color w:val="000000" w:themeColor="text1" w:themeTint="FF" w:themeShade="FF"/>
          <w:sz w:val="24"/>
          <w:szCs w:val="24"/>
          <w:lang w:val="en-US"/>
        </w:rPr>
        <w:t>a baseline BERT-based model that showed significant limitations for practical appl</w:t>
      </w:r>
      <w:r w:rsidRPr="6A74112E" w:rsidR="0B01B12D">
        <w:rPr>
          <w:rFonts w:ascii="Times New Roman" w:hAnsi="Times New Roman" w:eastAsia="Times New Roman" w:cs="Times New Roman"/>
          <w:noProof w:val="0"/>
          <w:color w:val="000000" w:themeColor="text1" w:themeTint="FF" w:themeShade="FF"/>
          <w:sz w:val="24"/>
          <w:szCs w:val="24"/>
          <w:lang w:val="en-US"/>
        </w:rPr>
        <w:t xml:space="preserve">ication. </w:t>
      </w:r>
      <w:r w:rsidRPr="6A74112E" w:rsidR="5BBD2E5D">
        <w:rPr>
          <w:rFonts w:ascii="Times New Roman" w:hAnsi="Times New Roman" w:eastAsia="Times New Roman" w:cs="Times New Roman"/>
          <w:noProof w:val="0"/>
          <w:color w:val="000000" w:themeColor="text1" w:themeTint="FF" w:themeShade="FF"/>
          <w:sz w:val="24"/>
          <w:szCs w:val="24"/>
          <w:lang w:val="en-US"/>
        </w:rPr>
        <w:t>Through our exploration of sentiment analysis related work done by</w:t>
      </w:r>
      <w:r w:rsidRPr="6A74112E" w:rsidR="0CF50B79">
        <w:rPr>
          <w:rFonts w:ascii="Times New Roman" w:hAnsi="Times New Roman" w:eastAsia="Times New Roman" w:cs="Times New Roman"/>
          <w:noProof w:val="0"/>
          <w:color w:val="000000" w:themeColor="text1" w:themeTint="FF" w:themeShade="FF"/>
          <w:sz w:val="24"/>
          <w:szCs w:val="24"/>
          <w:lang w:val="en-US"/>
        </w:rPr>
        <w:t xml:space="preserve"> other researcher</w:t>
      </w:r>
      <w:r w:rsidRPr="6A74112E" w:rsidR="4865B659">
        <w:rPr>
          <w:rFonts w:ascii="Times New Roman" w:hAnsi="Times New Roman" w:eastAsia="Times New Roman" w:cs="Times New Roman"/>
          <w:noProof w:val="0"/>
          <w:color w:val="000000" w:themeColor="text1" w:themeTint="FF" w:themeShade="FF"/>
          <w:sz w:val="24"/>
          <w:szCs w:val="24"/>
          <w:lang w:val="en-US"/>
        </w:rPr>
        <w:t>s</w:t>
      </w:r>
      <w:r w:rsidRPr="6A74112E" w:rsidR="0148CDC7">
        <w:rPr>
          <w:rFonts w:ascii="Times New Roman" w:hAnsi="Times New Roman" w:eastAsia="Times New Roman" w:cs="Times New Roman"/>
          <w:noProof w:val="0"/>
          <w:color w:val="000000" w:themeColor="text1" w:themeTint="FF" w:themeShade="FF"/>
          <w:sz w:val="24"/>
          <w:szCs w:val="24"/>
          <w:lang w:val="en-US"/>
        </w:rPr>
        <w:t>, we found multiple of them</w:t>
      </w:r>
      <w:r w:rsidRPr="6A74112E" w:rsidR="0CF50B79">
        <w:rPr>
          <w:rFonts w:ascii="Times New Roman" w:hAnsi="Times New Roman" w:eastAsia="Times New Roman" w:cs="Times New Roman"/>
          <w:noProof w:val="0"/>
          <w:color w:val="000000" w:themeColor="text1" w:themeTint="FF" w:themeShade="FF"/>
          <w:sz w:val="24"/>
          <w:szCs w:val="24"/>
          <w:lang w:val="en-US"/>
        </w:rPr>
        <w:t xml:space="preserve"> hav</w:t>
      </w:r>
      <w:r w:rsidRPr="6A74112E" w:rsidR="307A8E81">
        <w:rPr>
          <w:rFonts w:ascii="Times New Roman" w:hAnsi="Times New Roman" w:eastAsia="Times New Roman" w:cs="Times New Roman"/>
          <w:noProof w:val="0"/>
          <w:color w:val="000000" w:themeColor="text1" w:themeTint="FF" w:themeShade="FF"/>
          <w:sz w:val="24"/>
          <w:szCs w:val="24"/>
          <w:lang w:val="en-US"/>
        </w:rPr>
        <w:t>ing</w:t>
      </w:r>
      <w:r w:rsidRPr="6A74112E" w:rsidR="0CF50B79">
        <w:rPr>
          <w:rFonts w:ascii="Times New Roman" w:hAnsi="Times New Roman" w:eastAsia="Times New Roman" w:cs="Times New Roman"/>
          <w:noProof w:val="0"/>
          <w:color w:val="000000" w:themeColor="text1" w:themeTint="FF" w:themeShade="FF"/>
          <w:sz w:val="24"/>
          <w:szCs w:val="24"/>
          <w:lang w:val="en-US"/>
        </w:rPr>
        <w:t xml:space="preserve"> proposed </w:t>
      </w:r>
      <w:r w:rsidRPr="6A74112E" w:rsidR="0CF50B79">
        <w:rPr>
          <w:rFonts w:ascii="Times New Roman" w:hAnsi="Times New Roman" w:eastAsia="Times New Roman" w:cs="Times New Roman"/>
          <w:noProof w:val="0"/>
          <w:color w:val="000000" w:themeColor="text1" w:themeTint="FF" w:themeShade="FF"/>
          <w:sz w:val="24"/>
          <w:szCs w:val="24"/>
          <w:lang w:val="en-US"/>
        </w:rPr>
        <w:t xml:space="preserve">hybrid architectures </w:t>
      </w:r>
      <w:r w:rsidRPr="6A74112E" w:rsidR="622C9CD0">
        <w:rPr>
          <w:rFonts w:ascii="Times New Roman" w:hAnsi="Times New Roman" w:eastAsia="Times New Roman" w:cs="Times New Roman"/>
          <w:noProof w:val="0"/>
          <w:color w:val="000000" w:themeColor="text1" w:themeTint="FF" w:themeShade="FF"/>
          <w:sz w:val="24"/>
          <w:szCs w:val="24"/>
          <w:lang w:val="en-US"/>
        </w:rPr>
        <w:t xml:space="preserve">are the solution to </w:t>
      </w:r>
      <w:r w:rsidRPr="6A74112E" w:rsidR="730F307A">
        <w:rPr>
          <w:rFonts w:ascii="Times New Roman" w:hAnsi="Times New Roman" w:eastAsia="Times New Roman" w:cs="Times New Roman"/>
          <w:noProof w:val="0"/>
          <w:color w:val="000000" w:themeColor="text1" w:themeTint="FF" w:themeShade="FF"/>
          <w:sz w:val="24"/>
          <w:szCs w:val="24"/>
          <w:lang w:val="en-US"/>
        </w:rPr>
        <w:t>improving</w:t>
      </w:r>
      <w:r w:rsidRPr="6A74112E" w:rsidR="0CF50B79">
        <w:rPr>
          <w:rFonts w:ascii="Times New Roman" w:hAnsi="Times New Roman" w:eastAsia="Times New Roman" w:cs="Times New Roman"/>
          <w:noProof w:val="0"/>
          <w:color w:val="000000" w:themeColor="text1" w:themeTint="FF" w:themeShade="FF"/>
          <w:sz w:val="24"/>
          <w:szCs w:val="24"/>
          <w:lang w:val="en-US"/>
        </w:rPr>
        <w:t xml:space="preserve"> the sentiment</w:t>
      </w:r>
      <w:r w:rsidRPr="6A74112E" w:rsidR="0AC0C21B">
        <w:rPr>
          <w:rFonts w:ascii="Times New Roman" w:hAnsi="Times New Roman" w:eastAsia="Times New Roman" w:cs="Times New Roman"/>
          <w:noProof w:val="0"/>
          <w:color w:val="000000" w:themeColor="text1" w:themeTint="FF" w:themeShade="FF"/>
          <w:sz w:val="24"/>
          <w:szCs w:val="24"/>
          <w:lang w:val="en-US"/>
        </w:rPr>
        <w:t xml:space="preserve"> analysis performance over models that just use BERT alone. We propose</w:t>
      </w:r>
      <w:r w:rsidRPr="6A74112E" w:rsidR="55CFF07F">
        <w:rPr>
          <w:rFonts w:ascii="Times New Roman" w:hAnsi="Times New Roman" w:eastAsia="Times New Roman" w:cs="Times New Roman"/>
          <w:noProof w:val="0"/>
          <w:color w:val="000000" w:themeColor="text1" w:themeTint="FF" w:themeShade="FF"/>
          <w:sz w:val="24"/>
          <w:szCs w:val="24"/>
          <w:lang w:val="en-US"/>
        </w:rPr>
        <w:t xml:space="preserve"> creating a multi-input model with one input being BERT, the other being a CNN model, specifically </w:t>
      </w:r>
      <w:r w:rsidRPr="6A74112E" w:rsidR="55CFF07F">
        <w:rPr>
          <w:rFonts w:ascii="Times New Roman" w:hAnsi="Times New Roman" w:eastAsia="Times New Roman" w:cs="Times New Roman"/>
          <w:noProof w:val="0"/>
          <w:color w:val="000000" w:themeColor="text1" w:themeTint="FF" w:themeShade="FF"/>
          <w:sz w:val="24"/>
          <w:szCs w:val="24"/>
          <w:lang w:val="en-US"/>
        </w:rPr>
        <w:t>TextCNN</w:t>
      </w:r>
      <w:r w:rsidRPr="6A74112E" w:rsidR="55CFF07F">
        <w:rPr>
          <w:rFonts w:ascii="Times New Roman" w:hAnsi="Times New Roman" w:eastAsia="Times New Roman" w:cs="Times New Roman"/>
          <w:noProof w:val="0"/>
          <w:color w:val="000000" w:themeColor="text1" w:themeTint="FF" w:themeShade="FF"/>
          <w:sz w:val="24"/>
          <w:szCs w:val="24"/>
          <w:lang w:val="en-US"/>
        </w:rPr>
        <w:t>.</w:t>
      </w:r>
      <w:r w:rsidRPr="6A74112E" w:rsidR="1F69460B">
        <w:rPr>
          <w:rFonts w:ascii="Times New Roman" w:hAnsi="Times New Roman" w:eastAsia="Times New Roman" w:cs="Times New Roman"/>
          <w:noProof w:val="0"/>
          <w:color w:val="000000" w:themeColor="text1" w:themeTint="FF" w:themeShade="FF"/>
          <w:sz w:val="24"/>
          <w:szCs w:val="24"/>
          <w:lang w:val="en-US"/>
        </w:rPr>
        <w:t xml:space="preserve"> </w:t>
      </w:r>
      <w:r w:rsidRPr="6A74112E" w:rsidR="21FE1127">
        <w:rPr>
          <w:rFonts w:ascii="Times New Roman" w:hAnsi="Times New Roman" w:eastAsia="Times New Roman" w:cs="Times New Roman"/>
          <w:noProof w:val="0"/>
          <w:sz w:val="24"/>
          <w:szCs w:val="24"/>
          <w:lang w:val="en-US"/>
        </w:rPr>
        <w:t>BERT</w:t>
      </w:r>
      <w:r w:rsidRPr="6A74112E" w:rsidR="21FE1127">
        <w:rPr>
          <w:rFonts w:ascii="Times New Roman" w:hAnsi="Times New Roman" w:eastAsia="Times New Roman" w:cs="Times New Roman"/>
          <w:noProof w:val="0"/>
          <w:sz w:val="24"/>
          <w:szCs w:val="24"/>
          <w:lang w:val="en-US"/>
        </w:rPr>
        <w:t xml:space="preserve"> for sentiment analysis but could only muster an F1 score of 0.46</w:t>
      </w:r>
      <w:r w:rsidRPr="6A74112E" w:rsidR="21FE1127">
        <w:rPr>
          <w:rFonts w:ascii="Times New Roman" w:hAnsi="Times New Roman" w:eastAsia="Times New Roman" w:cs="Times New Roman"/>
          <w:noProof w:val="0"/>
          <w:sz w:val="24"/>
          <w:szCs w:val="24"/>
          <w:lang w:val="en-US"/>
        </w:rPr>
        <w:t>.</w:t>
      </w:r>
      <w:r w:rsidRPr="6A74112E" w:rsidR="16DA0F54">
        <w:rPr>
          <w:rFonts w:ascii="Times New Roman" w:hAnsi="Times New Roman" w:eastAsia="Times New Roman" w:cs="Times New Roman"/>
          <w:noProof w:val="0"/>
          <w:sz w:val="24"/>
          <w:szCs w:val="24"/>
          <w:lang w:val="en-US"/>
        </w:rPr>
        <w:t xml:space="preserve"> </w:t>
      </w:r>
      <w:sdt>
        <w:sdtPr>
          <w:id w:val="1805450225"/>
          <w:tag w:val="MENDELEY_CITATION_v3_eyJjaXRhdGlvbklEIjoiTUVOREVMRVlfQ0lUQVRJT05fZTUxYTI4YzYtYjgwOS00NmY0LTljMzYtMmJjM2Q1MjNjMTY5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
          <w:placeholder>
            <w:docPart w:val="DefaultPlaceholder_-1854013440"/>
          </w:placeholder>
          <w:rPr>
            <w:rFonts w:ascii="Times New Roman" w:hAnsi="Times New Roman" w:eastAsia="Times New Roman" w:cs="Times New Roman"/>
            <w:b w:val="0"/>
            <w:bCs w:val="0"/>
            <w:noProof w:val="0"/>
            <w:color w:val="000000" w:themeColor="text1" w:themeTint="FF" w:themeShade="FF"/>
            <w:sz w:val="24"/>
            <w:szCs w:val="24"/>
            <w:u w:val="none"/>
            <w:vertAlign w:val="baseline"/>
            <w:lang w:val="en-US"/>
          </w:rPr>
        </w:sdtPr>
        <w:sdtContent>
          <w:r w:rsidRPr="6A74112E" w:rsidR="0E437768">
            <w:rPr>
              <w:rFonts w:ascii="Times New Roman" w:hAnsi="Times New Roman" w:eastAsia="Times New Roman" w:cs="Times New Roman"/>
              <w:b w:val="0"/>
              <w:bCs w:val="0"/>
              <w:noProof w:val="0"/>
              <w:color w:val="000000" w:themeColor="text1" w:themeTint="FF" w:themeShade="FF"/>
              <w:sz w:val="24"/>
              <w:szCs w:val="24"/>
              <w:u w:val="none"/>
              <w:vertAlign w:val="baseline"/>
              <w:lang w:val="en-US"/>
            </w:rPr>
            <w:t>(Demszky et al. 2020)</w:t>
          </w:r>
        </w:sdtContent>
      </w:sdt>
      <w:r w:rsidRPr="6A74112E" w:rsidR="60EEC245">
        <w:rPr>
          <w:rFonts w:ascii="Times New Roman" w:hAnsi="Times New Roman" w:eastAsia="Times New Roman" w:cs="Times New Roman"/>
          <w:noProof w:val="0"/>
          <w:sz w:val="24"/>
          <w:szCs w:val="24"/>
          <w:lang w:val="en-US"/>
        </w:rPr>
        <w:t>.</w:t>
      </w:r>
      <w:r w:rsidRPr="6A74112E" w:rsidR="21FE1127">
        <w:rPr>
          <w:rFonts w:ascii="Times New Roman" w:hAnsi="Times New Roman" w:eastAsia="Times New Roman" w:cs="Times New Roman"/>
          <w:noProof w:val="0"/>
          <w:sz w:val="24"/>
          <w:szCs w:val="24"/>
          <w:lang w:val="en-US"/>
        </w:rPr>
        <w:t xml:space="preserve"> A good F1 score for social media context tagging is considered 0.6 or higher</w:t>
      </w:r>
      <w:r w:rsidRPr="6A74112E" w:rsidR="67F9362A">
        <w:rPr>
          <w:rFonts w:ascii="Times New Roman" w:hAnsi="Times New Roman" w:eastAsia="Times New Roman" w:cs="Times New Roman"/>
          <w:noProof w:val="0"/>
          <w:sz w:val="24"/>
          <w:szCs w:val="24"/>
          <w:lang w:val="en-US"/>
        </w:rPr>
        <w:t xml:space="preserve"> </w:t>
      </w:r>
      <w:sdt>
        <w:sdtPr>
          <w:id w:val="402787842"/>
          <w:tag w:val="MENDELEY_CITATION_v3_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"/>
          <w:placeholder>
            <w:docPart w:val="DefaultPlaceholder_-1854013440"/>
          </w:placeholder>
          <w:rPr>
            <w:rFonts w:ascii="Times New Roman" w:hAnsi="Times New Roman" w:eastAsia="Times New Roman" w:cs="Times New Roman"/>
            <w:b w:val="0"/>
            <w:bCs w:val="0"/>
            <w:noProof w:val="0"/>
            <w:color w:val="000000" w:themeColor="text1" w:themeTint="FF" w:themeShade="FF"/>
            <w:sz w:val="24"/>
            <w:szCs w:val="24"/>
            <w:u w:val="none"/>
            <w:vertAlign w:val="baseline"/>
            <w:lang w:val="en-US"/>
          </w:rPr>
        </w:sdtPr>
        <w:sdtContent>
          <w:r w:rsidRPr="6A74112E" w:rsidR="0E437768">
            <w:rPr>
              <w:rFonts w:ascii="Times New Roman" w:hAnsi="Times New Roman" w:eastAsia="Times New Roman" w:cs="Times New Roman"/>
              <w:b w:val="0"/>
              <w:bCs w:val="0"/>
              <w:noProof w:val="0"/>
              <w:color w:val="000000" w:themeColor="text1" w:themeTint="FF" w:themeShade="FF"/>
              <w:sz w:val="24"/>
              <w:szCs w:val="24"/>
              <w:u w:val="none"/>
              <w:vertAlign w:val="baseline"/>
              <w:lang w:val="en-US"/>
            </w:rPr>
            <w:t>(F1 Score in Machine Learning 2025)</w:t>
          </w:r>
        </w:sdtContent>
      </w:sdt>
      <w:r w:rsidRPr="6A74112E" w:rsidR="5290FC88">
        <w:rPr>
          <w:rFonts w:ascii="Times New Roman" w:hAnsi="Times New Roman" w:eastAsia="Times New Roman" w:cs="Times New Roman"/>
          <w:noProof w:val="0"/>
          <w:sz w:val="24"/>
          <w:szCs w:val="24"/>
          <w:lang w:val="en-US"/>
        </w:rPr>
        <w:t xml:space="preserve">, </w:t>
      </w:r>
      <w:r w:rsidRPr="6A74112E" w:rsidR="21FE1127">
        <w:rPr>
          <w:rFonts w:ascii="Times New Roman" w:hAnsi="Times New Roman" w:eastAsia="Times New Roman" w:cs="Times New Roman"/>
          <w:noProof w:val="0"/>
          <w:sz w:val="24"/>
          <w:szCs w:val="24"/>
          <w:lang w:val="en-US"/>
        </w:rPr>
        <w:t>and with this project, we aim to breach t</w:t>
      </w:r>
      <w:r w:rsidRPr="6A74112E" w:rsidR="21FE1127">
        <w:rPr>
          <w:rFonts w:ascii="Times New Roman" w:hAnsi="Times New Roman" w:eastAsia="Times New Roman" w:cs="Times New Roman"/>
          <w:noProof w:val="0"/>
          <w:sz w:val="24"/>
          <w:szCs w:val="24"/>
          <w:lang w:val="en-US"/>
        </w:rPr>
        <w:t>hat bench</w:t>
      </w:r>
      <w:r w:rsidRPr="6A74112E" w:rsidR="21FE1127">
        <w:rPr>
          <w:rFonts w:ascii="Times New Roman" w:hAnsi="Times New Roman" w:eastAsia="Times New Roman" w:cs="Times New Roman"/>
          <w:noProof w:val="0"/>
          <w:sz w:val="24"/>
          <w:szCs w:val="24"/>
          <w:lang w:val="en-US"/>
        </w:rPr>
        <w:t xml:space="preserve">mark by </w:t>
      </w:r>
      <w:r w:rsidRPr="6A74112E" w:rsidR="21FE1127">
        <w:rPr>
          <w:rFonts w:ascii="Times New Roman" w:hAnsi="Times New Roman" w:eastAsia="Times New Roman" w:cs="Times New Roman"/>
          <w:noProof w:val="0"/>
          <w:sz w:val="24"/>
          <w:szCs w:val="24"/>
          <w:lang w:val="en-US"/>
        </w:rPr>
        <w:t>utilizing</w:t>
      </w:r>
      <w:r w:rsidRPr="6A74112E" w:rsidR="21FE1127">
        <w:rPr>
          <w:rFonts w:ascii="Times New Roman" w:hAnsi="Times New Roman" w:eastAsia="Times New Roman" w:cs="Times New Roman"/>
          <w:noProof w:val="0"/>
          <w:sz w:val="24"/>
          <w:szCs w:val="24"/>
          <w:lang w:val="en-US"/>
        </w:rPr>
        <w:t xml:space="preserve"> other models and architectures. </w:t>
      </w:r>
    </w:p>
    <w:p w:rsidR="3820CCB8" w:rsidP="6A74112E" w:rsidRDefault="3820CCB8" w14:paraId="3C5B9FB2" w14:textId="27B24C6A">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160" w:afterAutospacing="off" w:line="276" w:lineRule="auto"/>
        <w:ind w:left="0" w:right="0" w:firstLine="432"/>
        <w:jc w:val="both"/>
        <w:rPr>
          <w:rFonts w:ascii="Times New Roman" w:hAnsi="Times New Roman" w:eastAsia="Times New Roman" w:cs="Times New Roman"/>
          <w:noProof w:val="0"/>
          <w:sz w:val="24"/>
          <w:szCs w:val="24"/>
          <w:lang w:val="en-US"/>
        </w:rPr>
      </w:pPr>
      <w:r w:rsidRPr="6A74112E" w:rsidR="6A02FC63">
        <w:rPr>
          <w:rFonts w:ascii="Times New Roman" w:hAnsi="Times New Roman" w:eastAsia="Times New Roman" w:cs="Times New Roman"/>
          <w:noProof w:val="0"/>
          <w:sz w:val="24"/>
          <w:szCs w:val="24"/>
          <w:lang w:val="en-US"/>
        </w:rPr>
        <w:t>Additionally, due to BERT being a large, highly process-intensive model to train</w:t>
      </w:r>
      <w:r w:rsidRPr="6A74112E" w:rsidR="5F415B31">
        <w:rPr>
          <w:rFonts w:ascii="Times New Roman" w:hAnsi="Times New Roman" w:eastAsia="Times New Roman" w:cs="Times New Roman"/>
          <w:noProof w:val="0"/>
          <w:sz w:val="24"/>
          <w:szCs w:val="24"/>
          <w:lang w:val="en-US"/>
        </w:rPr>
        <w:t xml:space="preserve"> and </w:t>
      </w:r>
      <w:r w:rsidRPr="6A74112E" w:rsidR="5F415B31">
        <w:rPr>
          <w:rFonts w:ascii="Times New Roman" w:hAnsi="Times New Roman" w:eastAsia="Times New Roman" w:cs="Times New Roman"/>
          <w:noProof w:val="0"/>
          <w:sz w:val="24"/>
          <w:szCs w:val="24"/>
          <w:lang w:val="en-US"/>
        </w:rPr>
        <w:t>additional</w:t>
      </w:r>
      <w:r w:rsidRPr="6A74112E" w:rsidR="5F415B31">
        <w:rPr>
          <w:rFonts w:ascii="Times New Roman" w:hAnsi="Times New Roman" w:eastAsia="Times New Roman" w:cs="Times New Roman"/>
          <w:noProof w:val="0"/>
          <w:sz w:val="24"/>
          <w:szCs w:val="24"/>
          <w:lang w:val="en-US"/>
        </w:rPr>
        <w:t xml:space="preserve"> challenges posed by our device limitations</w:t>
      </w:r>
      <w:r w:rsidRPr="6A74112E" w:rsidR="6A02FC63">
        <w:rPr>
          <w:rFonts w:ascii="Times New Roman" w:hAnsi="Times New Roman" w:eastAsia="Times New Roman" w:cs="Times New Roman"/>
          <w:noProof w:val="0"/>
          <w:sz w:val="24"/>
          <w:szCs w:val="24"/>
          <w:lang w:val="en-US"/>
        </w:rPr>
        <w:t>, we propos</w:t>
      </w:r>
      <w:r w:rsidRPr="6A74112E" w:rsidR="6A02FC63">
        <w:rPr>
          <w:rFonts w:ascii="Times New Roman" w:hAnsi="Times New Roman" w:eastAsia="Times New Roman" w:cs="Times New Roman"/>
          <w:noProof w:val="0"/>
          <w:sz w:val="24"/>
          <w:szCs w:val="24"/>
          <w:lang w:val="en-US"/>
        </w:rPr>
        <w:t xml:space="preserve">ed swapping from the original </w:t>
      </w:r>
      <w:r w:rsidRPr="6A74112E" w:rsidR="6A02FC63">
        <w:rPr>
          <w:rFonts w:ascii="Times New Roman" w:hAnsi="Times New Roman" w:eastAsia="Times New Roman" w:cs="Times New Roman"/>
          <w:noProof w:val="0"/>
          <w:sz w:val="24"/>
          <w:szCs w:val="24"/>
          <w:lang w:val="en-US"/>
        </w:rPr>
        <w:t>GoEmotions</w:t>
      </w:r>
      <w:r w:rsidRPr="6A74112E" w:rsidR="6A02FC63">
        <w:rPr>
          <w:rFonts w:ascii="Times New Roman" w:hAnsi="Times New Roman" w:eastAsia="Times New Roman" w:cs="Times New Roman"/>
          <w:noProof w:val="0"/>
          <w:sz w:val="24"/>
          <w:szCs w:val="24"/>
          <w:lang w:val="en-US"/>
        </w:rPr>
        <w:t xml:space="preserve"> BERT implementation to a </w:t>
      </w:r>
      <w:r w:rsidRPr="6A74112E" w:rsidR="6A02FC63">
        <w:rPr>
          <w:rFonts w:ascii="Times New Roman" w:hAnsi="Times New Roman" w:eastAsia="Times New Roman" w:cs="Times New Roman"/>
          <w:noProof w:val="0"/>
          <w:sz w:val="24"/>
          <w:szCs w:val="24"/>
          <w:lang w:val="en-US"/>
        </w:rPr>
        <w:t>smal</w:t>
      </w:r>
      <w:r w:rsidRPr="6A74112E" w:rsidR="37CD630A">
        <w:rPr>
          <w:rFonts w:ascii="Times New Roman" w:hAnsi="Times New Roman" w:eastAsia="Times New Roman" w:cs="Times New Roman"/>
          <w:noProof w:val="0"/>
          <w:sz w:val="24"/>
          <w:szCs w:val="24"/>
          <w:lang w:val="en-US"/>
        </w:rPr>
        <w:t>l</w:t>
      </w:r>
      <w:r w:rsidRPr="6A74112E" w:rsidR="6A02FC63">
        <w:rPr>
          <w:rFonts w:ascii="Times New Roman" w:hAnsi="Times New Roman" w:eastAsia="Times New Roman" w:cs="Times New Roman"/>
          <w:noProof w:val="0"/>
          <w:sz w:val="24"/>
          <w:szCs w:val="24"/>
          <w:lang w:val="en-US"/>
        </w:rPr>
        <w:t>er</w:t>
      </w:r>
      <w:r w:rsidRPr="6A74112E" w:rsidR="6A02FC63">
        <w:rPr>
          <w:rFonts w:ascii="Times New Roman" w:hAnsi="Times New Roman" w:eastAsia="Times New Roman" w:cs="Times New Roman"/>
          <w:noProof w:val="0"/>
          <w:sz w:val="24"/>
          <w:szCs w:val="24"/>
          <w:lang w:val="en-US"/>
        </w:rPr>
        <w:t xml:space="preserve">, faster BERT variation called </w:t>
      </w:r>
      <w:r w:rsidRPr="6A74112E" w:rsidR="6A02FC63">
        <w:rPr>
          <w:rFonts w:ascii="Times New Roman" w:hAnsi="Times New Roman" w:eastAsia="Times New Roman" w:cs="Times New Roman"/>
          <w:noProof w:val="0"/>
          <w:sz w:val="24"/>
          <w:szCs w:val="24"/>
          <w:lang w:val="en-US"/>
        </w:rPr>
        <w:t>DistilBERT</w:t>
      </w:r>
      <w:r w:rsidRPr="6A74112E" w:rsidR="0032F35E">
        <w:rPr>
          <w:rFonts w:ascii="Times New Roman" w:hAnsi="Times New Roman" w:eastAsia="Times New Roman" w:cs="Times New Roman"/>
          <w:noProof w:val="0"/>
          <w:sz w:val="24"/>
          <w:szCs w:val="24"/>
          <w:lang w:val="en-US"/>
        </w:rPr>
        <w:t xml:space="preserve"> </w:t>
      </w:r>
      <w:sdt>
        <w:sdtPr>
          <w:id w:val="560429520"/>
          <w:tag w:val="MENDELEY_CITATION_v3_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"/>
          <w:placeholder>
            <w:docPart w:val="DefaultPlaceholder_-1854013440"/>
          </w:placeholder>
          <w:rPr>
            <w:rFonts w:ascii="Times New Roman" w:hAnsi="Times New Roman" w:eastAsia="Times New Roman" w:cs="Times New Roman"/>
            <w:b w:val="0"/>
            <w:bCs w:val="0"/>
            <w:noProof w:val="0"/>
            <w:color w:val="000000" w:themeColor="text1" w:themeTint="FF" w:themeShade="FF"/>
            <w:sz w:val="24"/>
            <w:szCs w:val="24"/>
            <w:u w:val="none"/>
            <w:vertAlign w:val="baseline"/>
            <w:lang w:val="en-US"/>
          </w:rPr>
        </w:sdtPr>
        <w:sdtContent>
          <w:r w:rsidRPr="6A74112E" w:rsidR="0E437768">
            <w:rPr>
              <w:rFonts w:ascii="Times New Roman" w:hAnsi="Times New Roman" w:eastAsia="Times New Roman" w:cs="Times New Roman"/>
              <w:b w:val="0"/>
              <w:bCs w:val="0"/>
              <w:noProof w:val="0"/>
              <w:color w:val="000000" w:themeColor="text1" w:themeTint="FF" w:themeShade="FF"/>
              <w:sz w:val="24"/>
              <w:szCs w:val="24"/>
              <w:u w:val="none"/>
              <w:vertAlign w:val="baseline"/>
              <w:lang w:val="en-US"/>
            </w:rPr>
            <w:t>(Sanh et al. 2019)</w:t>
          </w:r>
        </w:sdtContent>
      </w:sdt>
      <w:r w:rsidRPr="6A74112E" w:rsidR="6A02FC63">
        <w:rPr>
          <w:sz w:val="24"/>
          <w:szCs w:val="24"/>
        </w:rPr>
        <w:t>.</w:t>
      </w:r>
      <w:r w:rsidRPr="6A74112E" w:rsidR="7F6F67F1">
        <w:rPr>
          <w:rFonts w:ascii="Times New Roman" w:hAnsi="Times New Roman" w:eastAsia="Times New Roman" w:cs="Times New Roman"/>
          <w:noProof w:val="0"/>
          <w:sz w:val="24"/>
          <w:szCs w:val="24"/>
          <w:lang w:val="en-US"/>
        </w:rPr>
        <w:t xml:space="preserve"> </w:t>
      </w:r>
      <w:r w:rsidRPr="6A74112E" w:rsidR="611BC765">
        <w:rPr>
          <w:rFonts w:ascii="Times New Roman" w:hAnsi="Times New Roman" w:eastAsia="Times New Roman" w:cs="Times New Roman"/>
          <w:noProof w:val="0"/>
          <w:sz w:val="24"/>
          <w:szCs w:val="24"/>
          <w:lang w:val="en-US"/>
        </w:rPr>
        <w:t xml:space="preserve">The </w:t>
      </w:r>
      <w:r w:rsidRPr="6A74112E" w:rsidR="611BC765">
        <w:rPr>
          <w:rFonts w:ascii="Times New Roman" w:hAnsi="Times New Roman" w:eastAsia="Times New Roman" w:cs="Times New Roman"/>
          <w:noProof w:val="0"/>
          <w:sz w:val="24"/>
          <w:szCs w:val="24"/>
          <w:lang w:val="en-US"/>
        </w:rPr>
        <w:t>GoEmotions</w:t>
      </w:r>
      <w:r w:rsidRPr="6A74112E" w:rsidR="611BC765">
        <w:rPr>
          <w:rFonts w:ascii="Times New Roman" w:hAnsi="Times New Roman" w:eastAsia="Times New Roman" w:cs="Times New Roman"/>
          <w:noProof w:val="0"/>
          <w:sz w:val="24"/>
          <w:szCs w:val="24"/>
          <w:lang w:val="en-US"/>
        </w:rPr>
        <w:t xml:space="preserve"> team fine-tuned an existing BERT model used by a different Google Research team, providing their model code with </w:t>
      </w:r>
      <w:r w:rsidRPr="6A74112E" w:rsidR="611BC765">
        <w:rPr>
          <w:rFonts w:ascii="Times New Roman" w:hAnsi="Times New Roman" w:eastAsia="Times New Roman" w:cs="Times New Roman"/>
          <w:noProof w:val="0"/>
          <w:sz w:val="24"/>
          <w:szCs w:val="24"/>
          <w:lang w:val="en-US"/>
        </w:rPr>
        <w:t xml:space="preserve">customizations </w:t>
      </w:r>
      <w:r w:rsidRPr="6A74112E" w:rsidR="611BC765">
        <w:rPr>
          <w:rFonts w:ascii="Times New Roman" w:hAnsi="Times New Roman" w:eastAsia="Times New Roman" w:cs="Times New Roman"/>
          <w:noProof w:val="0"/>
          <w:sz w:val="24"/>
          <w:szCs w:val="24"/>
          <w:lang w:val="en-US"/>
        </w:rPr>
        <w:t>to the public</w:t>
      </w:r>
      <w:r w:rsidRPr="6A74112E" w:rsidR="32555CE5">
        <w:rPr>
          <w:rFonts w:ascii="Times New Roman" w:hAnsi="Times New Roman" w:eastAsia="Times New Roman" w:cs="Times New Roman"/>
          <w:noProof w:val="0"/>
          <w:sz w:val="24"/>
          <w:szCs w:val="24"/>
          <w:lang w:val="en-US"/>
        </w:rPr>
        <w:t xml:space="preserve"> </w:t>
      </w:r>
      <w:sdt>
        <w:sdtPr>
          <w:id w:val="2137245594"/>
          <w:tag w:val="MENDELEY_CITATION_v3_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"/>
          <w:placeholder>
            <w:docPart w:val="DefaultPlaceholder_-1854013440"/>
          </w:placeholder>
          <w:rPr>
            <w:rFonts w:ascii="Times New Roman" w:hAnsi="Times New Roman" w:eastAsia="Times New Roman" w:cs="Times New Roman"/>
            <w:b w:val="0"/>
            <w:bCs w:val="0"/>
            <w:noProof w:val="0"/>
            <w:color w:val="000000" w:themeColor="text1" w:themeTint="FF" w:themeShade="FF"/>
            <w:sz w:val="24"/>
            <w:szCs w:val="24"/>
            <w:u w:val="none"/>
            <w:vertAlign w:val="baseline"/>
            <w:lang w:val="en-US"/>
          </w:rPr>
        </w:sdtPr>
        <w:sdtContent>
          <w:r w:rsidRPr="6A74112E" w:rsidR="0E437768">
            <w:rPr>
              <w:rFonts w:ascii="Times New Roman" w:hAnsi="Times New Roman" w:eastAsia="Times New Roman" w:cs="Times New Roman"/>
              <w:b w:val="0"/>
              <w:bCs w:val="0"/>
              <w:noProof w:val="0"/>
              <w:color w:val="000000" w:themeColor="text1" w:themeTint="FF" w:themeShade="FF"/>
              <w:sz w:val="24"/>
              <w:szCs w:val="24"/>
              <w:u w:val="none"/>
              <w:vertAlign w:val="baseline"/>
              <w:lang w:val="en-US"/>
            </w:rPr>
            <w:t>(</w:t>
          </w:r>
          <w:r w:rsidRPr="6A74112E" w:rsidR="0E437768">
            <w:rPr>
              <w:rFonts w:ascii="Times New Roman" w:hAnsi="Times New Roman" w:eastAsia="Times New Roman" w:cs="Times New Roman"/>
              <w:b w:val="0"/>
              <w:bCs w:val="0"/>
              <w:noProof w:val="0"/>
              <w:color w:val="000000" w:themeColor="text1" w:themeTint="FF" w:themeShade="FF"/>
              <w:sz w:val="24"/>
              <w:szCs w:val="24"/>
              <w:u w:val="none"/>
              <w:vertAlign w:val="baseline"/>
              <w:lang w:val="en-US"/>
            </w:rPr>
            <w:t>GoEmotions</w:t>
          </w:r>
          <w:r w:rsidRPr="6A74112E" w:rsidR="0E437768">
            <w:rPr>
              <w:rFonts w:ascii="Times New Roman" w:hAnsi="Times New Roman" w:eastAsia="Times New Roman" w:cs="Times New Roman"/>
              <w:b w:val="0"/>
              <w:bCs w:val="0"/>
              <w:noProof w:val="0"/>
              <w:color w:val="000000" w:themeColor="text1" w:themeTint="FF" w:themeShade="FF"/>
              <w:sz w:val="24"/>
              <w:szCs w:val="24"/>
              <w:u w:val="none"/>
              <w:vertAlign w:val="baseline"/>
              <w:lang w:val="en-US"/>
            </w:rPr>
            <w:t>-Fine-grained emotion classification 2021)</w:t>
          </w:r>
        </w:sdtContent>
      </w:sdt>
      <w:r w:rsidRPr="6A74112E" w:rsidR="611BC765">
        <w:rPr>
          <w:sz w:val="24"/>
          <w:szCs w:val="24"/>
        </w:rPr>
        <w:t>.</w:t>
      </w:r>
      <w:r w:rsidRPr="6A74112E" w:rsidR="23D3A55E">
        <w:rPr>
          <w:rFonts w:ascii="Times New Roman" w:hAnsi="Times New Roman" w:eastAsia="Times New Roman" w:cs="Times New Roman"/>
          <w:noProof w:val="0"/>
          <w:sz w:val="24"/>
          <w:szCs w:val="24"/>
          <w:lang w:val="en-US"/>
        </w:rPr>
        <w:t xml:space="preserve"> </w:t>
      </w:r>
      <w:r w:rsidRPr="6A74112E" w:rsidR="611BC765">
        <w:rPr>
          <w:rFonts w:ascii="Times New Roman" w:hAnsi="Times New Roman" w:eastAsia="Times New Roman" w:cs="Times New Roman"/>
          <w:noProof w:val="0"/>
          <w:sz w:val="24"/>
          <w:szCs w:val="24"/>
          <w:lang w:val="en-US"/>
        </w:rPr>
        <w:t>Due to our limited processing resources, we are looking to</w:t>
      </w:r>
      <w:r w:rsidRPr="6A74112E" w:rsidR="4717E7DA">
        <w:rPr>
          <w:rFonts w:ascii="Times New Roman" w:hAnsi="Times New Roman" w:eastAsia="Times New Roman" w:cs="Times New Roman"/>
          <w:noProof w:val="0"/>
          <w:sz w:val="24"/>
          <w:szCs w:val="24"/>
          <w:lang w:val="en-US"/>
        </w:rPr>
        <w:t xml:space="preserve"> replace their </w:t>
      </w:r>
      <w:r w:rsidRPr="6A74112E" w:rsidR="7B522CFE">
        <w:rPr>
          <w:rFonts w:ascii="Times New Roman" w:hAnsi="Times New Roman" w:eastAsia="Times New Roman" w:cs="Times New Roman"/>
          <w:noProof w:val="0"/>
          <w:sz w:val="24"/>
          <w:szCs w:val="24"/>
          <w:lang w:val="en-US"/>
        </w:rPr>
        <w:t xml:space="preserve">original </w:t>
      </w:r>
      <w:r w:rsidRPr="6A74112E" w:rsidR="4717E7DA">
        <w:rPr>
          <w:rFonts w:ascii="Times New Roman" w:hAnsi="Times New Roman" w:eastAsia="Times New Roman" w:cs="Times New Roman"/>
          <w:noProof w:val="0"/>
          <w:sz w:val="24"/>
          <w:szCs w:val="24"/>
          <w:lang w:val="en-US"/>
        </w:rPr>
        <w:t>underlying BERT model with a</w:t>
      </w:r>
      <w:r w:rsidRPr="6A74112E" w:rsidR="611BC765">
        <w:rPr>
          <w:rFonts w:ascii="Times New Roman" w:hAnsi="Times New Roman" w:eastAsia="Times New Roman" w:cs="Times New Roman"/>
          <w:noProof w:val="0"/>
          <w:sz w:val="24"/>
          <w:szCs w:val="24"/>
          <w:lang w:val="en-US"/>
        </w:rPr>
        <w:t xml:space="preserve"> </w:t>
      </w:r>
      <w:r w:rsidRPr="6A74112E" w:rsidR="611BC765">
        <w:rPr>
          <w:rFonts w:ascii="Times New Roman" w:hAnsi="Times New Roman" w:eastAsia="Times New Roman" w:cs="Times New Roman"/>
          <w:noProof w:val="0"/>
          <w:sz w:val="24"/>
          <w:szCs w:val="24"/>
          <w:lang w:val="en-US"/>
        </w:rPr>
        <w:t>different variation of BERT that we expect will work better on our machines</w:t>
      </w:r>
      <w:r w:rsidRPr="6A74112E" w:rsidR="033C2B4F">
        <w:rPr>
          <w:rFonts w:ascii="Times New Roman" w:hAnsi="Times New Roman" w:eastAsia="Times New Roman" w:cs="Times New Roman"/>
          <w:noProof w:val="0"/>
          <w:sz w:val="24"/>
          <w:szCs w:val="24"/>
          <w:lang w:val="en-US"/>
        </w:rPr>
        <w:t>, but sti</w:t>
      </w:r>
      <w:r w:rsidRPr="6A74112E" w:rsidR="5AA007D1">
        <w:rPr>
          <w:rFonts w:ascii="Times New Roman" w:hAnsi="Times New Roman" w:eastAsia="Times New Roman" w:cs="Times New Roman"/>
          <w:noProof w:val="0"/>
          <w:sz w:val="24"/>
          <w:szCs w:val="24"/>
          <w:lang w:val="en-US"/>
        </w:rPr>
        <w:t xml:space="preserve">ll </w:t>
      </w:r>
      <w:r w:rsidRPr="6A74112E" w:rsidR="033C2B4F">
        <w:rPr>
          <w:rFonts w:ascii="Times New Roman" w:hAnsi="Times New Roman" w:eastAsia="Times New Roman" w:cs="Times New Roman"/>
          <w:noProof w:val="0"/>
          <w:sz w:val="24"/>
          <w:szCs w:val="24"/>
          <w:lang w:val="en-US"/>
        </w:rPr>
        <w:t xml:space="preserve">replicate their customizations of additional classification layers, </w:t>
      </w:r>
      <w:r w:rsidRPr="6A74112E" w:rsidR="191CE964">
        <w:rPr>
          <w:rFonts w:ascii="Times New Roman" w:hAnsi="Times New Roman" w:eastAsia="Times New Roman" w:cs="Times New Roman"/>
          <w:noProof w:val="0"/>
          <w:sz w:val="24"/>
          <w:szCs w:val="24"/>
          <w:lang w:val="en-US"/>
        </w:rPr>
        <w:t xml:space="preserve">a </w:t>
      </w:r>
      <w:r w:rsidRPr="6A74112E" w:rsidR="033C2B4F">
        <w:rPr>
          <w:rFonts w:ascii="Times New Roman" w:hAnsi="Times New Roman" w:eastAsia="Times New Roman" w:cs="Times New Roman"/>
          <w:noProof w:val="0"/>
          <w:sz w:val="24"/>
          <w:szCs w:val="24"/>
          <w:lang w:val="en-US"/>
        </w:rPr>
        <w:t>loss function, metrics, and learning rate schedule</w:t>
      </w:r>
      <w:r w:rsidRPr="6A74112E" w:rsidR="21F3692E">
        <w:rPr>
          <w:rFonts w:ascii="Times New Roman" w:hAnsi="Times New Roman" w:eastAsia="Times New Roman" w:cs="Times New Roman"/>
          <w:noProof w:val="0"/>
          <w:sz w:val="24"/>
          <w:szCs w:val="24"/>
          <w:lang w:val="en-US"/>
        </w:rPr>
        <w:t xml:space="preserve">, </w:t>
      </w:r>
      <w:r w:rsidRPr="6A74112E" w:rsidR="2A39B147">
        <w:rPr>
          <w:rFonts w:ascii="Times New Roman" w:hAnsi="Times New Roman" w:eastAsia="Times New Roman" w:cs="Times New Roman"/>
          <w:noProof w:val="0"/>
          <w:sz w:val="24"/>
          <w:szCs w:val="24"/>
          <w:lang w:val="en-US"/>
        </w:rPr>
        <w:t>while giving targeted results</w:t>
      </w:r>
      <w:r w:rsidRPr="6A74112E" w:rsidR="611BC765">
        <w:rPr>
          <w:rFonts w:ascii="Times New Roman" w:hAnsi="Times New Roman" w:eastAsia="Times New Roman" w:cs="Times New Roman"/>
          <w:noProof w:val="0"/>
          <w:sz w:val="24"/>
          <w:szCs w:val="24"/>
          <w:lang w:val="en-US"/>
        </w:rPr>
        <w:t xml:space="preserve">. </w:t>
      </w:r>
      <w:r w:rsidRPr="6A74112E" w:rsidR="611BC765">
        <w:rPr>
          <w:rFonts w:ascii="Times New Roman" w:hAnsi="Times New Roman" w:eastAsia="Times New Roman" w:cs="Times New Roman"/>
          <w:noProof w:val="0"/>
          <w:sz w:val="24"/>
          <w:szCs w:val="24"/>
          <w:lang w:val="en-US"/>
        </w:rPr>
        <w:t>DistilBERT</w:t>
      </w:r>
      <w:r w:rsidRPr="6A74112E" w:rsidR="611BC765">
        <w:rPr>
          <w:rFonts w:ascii="Times New Roman" w:hAnsi="Times New Roman" w:eastAsia="Times New Roman" w:cs="Times New Roman"/>
          <w:noProof w:val="0"/>
          <w:sz w:val="24"/>
          <w:szCs w:val="24"/>
          <w:lang w:val="en-US"/>
        </w:rPr>
        <w:t xml:space="preserve"> appears to be a suitable </w:t>
      </w:r>
      <w:r w:rsidRPr="6A74112E" w:rsidR="611BC765">
        <w:rPr>
          <w:rFonts w:ascii="Times New Roman" w:hAnsi="Times New Roman" w:eastAsia="Times New Roman" w:cs="Times New Roman"/>
          <w:noProof w:val="0"/>
          <w:sz w:val="24"/>
          <w:szCs w:val="24"/>
          <w:lang w:val="en-US"/>
        </w:rPr>
        <w:t>option</w:t>
      </w:r>
      <w:r w:rsidRPr="6A74112E" w:rsidR="611BC765">
        <w:rPr>
          <w:rFonts w:ascii="Times New Roman" w:hAnsi="Times New Roman" w:eastAsia="Times New Roman" w:cs="Times New Roman"/>
          <w:noProof w:val="0"/>
          <w:sz w:val="24"/>
          <w:szCs w:val="24"/>
          <w:lang w:val="en-US"/>
        </w:rPr>
        <w:t xml:space="preserve"> for our purposes. Although architecturally similar, </w:t>
      </w:r>
      <w:r w:rsidRPr="6A74112E" w:rsidR="611BC765">
        <w:rPr>
          <w:rFonts w:ascii="Times New Roman" w:hAnsi="Times New Roman" w:eastAsia="Times New Roman" w:cs="Times New Roman"/>
          <w:noProof w:val="0"/>
          <w:sz w:val="24"/>
          <w:szCs w:val="24"/>
          <w:lang w:val="en-US"/>
        </w:rPr>
        <w:t>DistilBERT</w:t>
      </w:r>
      <w:r w:rsidRPr="6A74112E" w:rsidR="611BC765">
        <w:rPr>
          <w:rFonts w:ascii="Times New Roman" w:hAnsi="Times New Roman" w:eastAsia="Times New Roman" w:cs="Times New Roman"/>
          <w:noProof w:val="0"/>
          <w:sz w:val="24"/>
          <w:szCs w:val="24"/>
          <w:lang w:val="en-US"/>
        </w:rPr>
        <w:t xml:space="preserve"> is </w:t>
      </w:r>
      <w:r w:rsidRPr="6A74112E" w:rsidR="611BC765">
        <w:rPr>
          <w:rFonts w:ascii="Times New Roman" w:hAnsi="Times New Roman" w:eastAsia="Times New Roman" w:cs="Times New Roman"/>
          <w:noProof w:val="0"/>
          <w:sz w:val="24"/>
          <w:szCs w:val="24"/>
          <w:lang w:val="en-US"/>
        </w:rPr>
        <w:t>optimized</w:t>
      </w:r>
      <w:r w:rsidRPr="6A74112E" w:rsidR="611BC765">
        <w:rPr>
          <w:rFonts w:ascii="Times New Roman" w:hAnsi="Times New Roman" w:eastAsia="Times New Roman" w:cs="Times New Roman"/>
          <w:noProof w:val="0"/>
          <w:sz w:val="24"/>
          <w:szCs w:val="24"/>
          <w:lang w:val="en-US"/>
        </w:rPr>
        <w:t xml:space="preserve"> for performance by reducing the number of layers </w:t>
      </w:r>
      <w:r w:rsidRPr="6A74112E" w:rsidR="611BC765">
        <w:rPr>
          <w:rFonts w:ascii="Times New Roman" w:hAnsi="Times New Roman" w:eastAsia="Times New Roman" w:cs="Times New Roman"/>
          <w:noProof w:val="0"/>
          <w:sz w:val="24"/>
          <w:szCs w:val="24"/>
          <w:lang w:val="en-US"/>
        </w:rPr>
        <w:t>required</w:t>
      </w:r>
      <w:r w:rsidRPr="6A74112E" w:rsidR="611BC765">
        <w:rPr>
          <w:rFonts w:ascii="Times New Roman" w:hAnsi="Times New Roman" w:eastAsia="Times New Roman" w:cs="Times New Roman"/>
          <w:noProof w:val="0"/>
          <w:sz w:val="24"/>
          <w:szCs w:val="24"/>
          <w:lang w:val="en-US"/>
        </w:rPr>
        <w:t xml:space="preserve">. The result is that </w:t>
      </w:r>
      <w:r w:rsidRPr="6A74112E" w:rsidR="611BC765">
        <w:rPr>
          <w:rFonts w:ascii="Times New Roman" w:hAnsi="Times New Roman" w:eastAsia="Times New Roman" w:cs="Times New Roman"/>
          <w:noProof w:val="0"/>
          <w:sz w:val="24"/>
          <w:szCs w:val="24"/>
          <w:lang w:val="en-US"/>
        </w:rPr>
        <w:t>DistilBERT</w:t>
      </w:r>
      <w:r w:rsidRPr="6A74112E" w:rsidR="611BC765">
        <w:rPr>
          <w:rFonts w:ascii="Times New Roman" w:hAnsi="Times New Roman" w:eastAsia="Times New Roman" w:cs="Times New Roman"/>
          <w:noProof w:val="0"/>
          <w:sz w:val="24"/>
          <w:szCs w:val="24"/>
          <w:lang w:val="en-US"/>
        </w:rPr>
        <w:t xml:space="preserve"> retains 97% of the F1-score of the normal BERT implementation while being significantly faster and less process-intensive to run</w:t>
      </w:r>
      <w:r w:rsidRPr="6A74112E" w:rsidR="1C920893">
        <w:rPr>
          <w:rFonts w:ascii="Times New Roman" w:hAnsi="Times New Roman" w:eastAsia="Times New Roman" w:cs="Times New Roman"/>
          <w:noProof w:val="0"/>
          <w:sz w:val="24"/>
          <w:szCs w:val="24"/>
          <w:lang w:val="en-US"/>
        </w:rPr>
        <w:t xml:space="preserve"> </w:t>
      </w:r>
      <w:sdt>
        <w:sdtPr>
          <w:id w:val="727494450"/>
          <w:tag w:val="MENDELEY_CITATION_v3_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"/>
          <w:placeholder>
            <w:docPart w:val="DefaultPlaceholder_-1854013440"/>
          </w:placeholder>
          <w:rPr>
            <w:rFonts w:ascii="Times New Roman" w:hAnsi="Times New Roman" w:eastAsia="Times New Roman" w:cs="Times New Roman"/>
            <w:b w:val="0"/>
            <w:bCs w:val="0"/>
            <w:noProof w:val="0"/>
            <w:color w:val="000000" w:themeColor="text1" w:themeTint="FF" w:themeShade="FF"/>
            <w:sz w:val="24"/>
            <w:szCs w:val="24"/>
            <w:u w:val="none"/>
            <w:vertAlign w:val="baseline"/>
            <w:lang w:val="en-US"/>
          </w:rPr>
        </w:sdtPr>
        <w:sdtContent>
          <w:r w:rsidRPr="6A74112E" w:rsidR="0E437768">
            <w:rPr>
              <w:rFonts w:ascii="Times New Roman" w:hAnsi="Times New Roman" w:eastAsia="Times New Roman" w:cs="Times New Roman"/>
              <w:b w:val="0"/>
              <w:bCs w:val="0"/>
              <w:noProof w:val="0"/>
              <w:color w:val="000000" w:themeColor="text1" w:themeTint="FF" w:themeShade="FF"/>
              <w:sz w:val="24"/>
              <w:szCs w:val="24"/>
              <w:u w:val="none"/>
              <w:vertAlign w:val="baseline"/>
              <w:lang w:val="en-US"/>
            </w:rPr>
            <w:t>(Sanh et al. 2019)</w:t>
          </w:r>
        </w:sdtContent>
      </w:sdt>
      <w:r w:rsidRPr="6A74112E" w:rsidR="611BC765">
        <w:rPr>
          <w:sz w:val="24"/>
          <w:szCs w:val="24"/>
        </w:rPr>
        <w:t>.</w:t>
      </w:r>
      <w:r w:rsidRPr="6A74112E" w:rsidR="2415C9F4">
        <w:rPr>
          <w:rFonts w:ascii="Times New Roman" w:hAnsi="Times New Roman" w:eastAsia="Times New Roman" w:cs="Times New Roman"/>
          <w:noProof w:val="0"/>
          <w:sz w:val="24"/>
          <w:szCs w:val="24"/>
          <w:lang w:val="en-US"/>
        </w:rPr>
        <w:t xml:space="preserve"> </w:t>
      </w:r>
    </w:p>
    <w:p w:rsidR="7A73DA74" w:rsidP="6A74112E" w:rsidRDefault="7A73DA74" w14:paraId="79D98937" w14:textId="499A0679">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160" w:afterAutospacing="off" w:line="276" w:lineRule="auto"/>
        <w:ind w:left="0" w:right="0" w:firstLine="432"/>
        <w:jc w:val="both"/>
        <w:rPr>
          <w:rFonts w:ascii="Times New Roman" w:hAnsi="Times New Roman" w:eastAsia="Times New Roman" w:cs="Times New Roman"/>
          <w:noProof w:val="0"/>
          <w:sz w:val="24"/>
          <w:szCs w:val="24"/>
          <w:lang w:val="en-US"/>
        </w:rPr>
      </w:pPr>
      <w:r w:rsidRPr="6A74112E" w:rsidR="70BFEB09">
        <w:rPr>
          <w:rFonts w:ascii="Times New Roman" w:hAnsi="Times New Roman" w:eastAsia="Times New Roman" w:cs="Times New Roman"/>
          <w:noProof w:val="0"/>
          <w:sz w:val="24"/>
          <w:szCs w:val="24"/>
          <w:lang w:val="en-US"/>
        </w:rPr>
        <w:t xml:space="preserve">As we plan to improve upon the neural network used by the teams behind the </w:t>
      </w:r>
      <w:r w:rsidRPr="6A74112E" w:rsidR="70BFEB09">
        <w:rPr>
          <w:rFonts w:ascii="Times New Roman" w:hAnsi="Times New Roman" w:eastAsia="Times New Roman" w:cs="Times New Roman"/>
          <w:noProof w:val="0"/>
          <w:sz w:val="24"/>
          <w:szCs w:val="24"/>
          <w:lang w:val="en-US"/>
        </w:rPr>
        <w:t>GoEmotions</w:t>
      </w:r>
      <w:r w:rsidRPr="6A74112E" w:rsidR="70BFEB09">
        <w:rPr>
          <w:rFonts w:ascii="Times New Roman" w:hAnsi="Times New Roman" w:eastAsia="Times New Roman" w:cs="Times New Roman"/>
          <w:noProof w:val="0"/>
          <w:sz w:val="24"/>
          <w:szCs w:val="24"/>
          <w:lang w:val="en-US"/>
        </w:rPr>
        <w:t xml:space="preserve"> dataset, we intend to achieve an expected F1 score of 0.6 to meet the benchmark of sentiment analysis for social media posts. The different metrics that we plan to evaluate include</w:t>
      </w:r>
      <w:r w:rsidRPr="6A74112E" w:rsidR="70BFEB09">
        <w:rPr>
          <w:rFonts w:ascii="Times New Roman" w:hAnsi="Times New Roman" w:eastAsia="Times New Roman" w:cs="Times New Roman"/>
          <w:noProof w:val="0"/>
          <w:sz w:val="24"/>
          <w:szCs w:val="24"/>
          <w:lang w:val="en-US"/>
        </w:rPr>
        <w:t xml:space="preserve"> precision, recall, and F1 scores.</w:t>
      </w:r>
    </w:p>
    <w:p w:rsidRPr="00440808" w:rsidR="00C131FD" w:rsidP="6A74112E" w:rsidRDefault="00C131FD" w14:paraId="11B597AF" w14:textId="1E5C71B8">
      <w:pPr>
        <w:pStyle w:val="Heading1"/>
        <w:bidi w:val="0"/>
        <w:rPr>
          <w:b w:val="1"/>
          <w:bCs w:val="1"/>
          <w:noProof w:val="0"/>
          <w:color w:val="000000" w:themeColor="text1" w:themeTint="FF" w:themeShade="FF"/>
          <w:sz w:val="28"/>
          <w:szCs w:val="28"/>
          <w:lang w:val="en-US"/>
        </w:rPr>
      </w:pPr>
      <w:bookmarkStart w:name="_Toc33129276" w:id="10"/>
      <w:bookmarkStart w:name="_Toc2039774294" w:id="374932545"/>
      <w:r w:rsidR="3D5A6410">
        <w:rPr/>
        <w:t>CH</w:t>
      </w:r>
      <w:r w:rsidR="3D5A6410">
        <w:rPr/>
        <w:t>ALLENGES</w:t>
      </w:r>
      <w:bookmarkEnd w:id="10"/>
      <w:bookmarkEnd w:id="374932545"/>
    </w:p>
    <w:p w:rsidR="00920014" w:rsidP="6A74112E" w:rsidRDefault="00920014" w14:paraId="6CBCE6E7" w14:textId="7124D3AF">
      <w:pPr>
        <w:pStyle w:val="Normal"/>
        <w:spacing w:line="276" w:lineRule="auto"/>
        <w:ind w:firstLine="420"/>
        <w:jc w:val="both"/>
        <w:rPr>
          <w:sz w:val="24"/>
          <w:szCs w:val="24"/>
        </w:rPr>
      </w:pPr>
      <w:r w:rsidRPr="6A74112E" w:rsidR="4E69EE45">
        <w:rPr>
          <w:sz w:val="24"/>
          <w:szCs w:val="24"/>
        </w:rPr>
        <w:t xml:space="preserve">We ran into several difficulties while </w:t>
      </w:r>
      <w:r w:rsidRPr="6A74112E" w:rsidR="2279934B">
        <w:rPr>
          <w:sz w:val="24"/>
          <w:szCs w:val="24"/>
        </w:rPr>
        <w:t>working on</w:t>
      </w:r>
      <w:r w:rsidRPr="6A74112E" w:rsidR="4E69EE45">
        <w:rPr>
          <w:sz w:val="24"/>
          <w:szCs w:val="24"/>
        </w:rPr>
        <w:t xml:space="preserve"> this project, most of them </w:t>
      </w:r>
      <w:r w:rsidRPr="6A74112E" w:rsidR="6DB456FB">
        <w:rPr>
          <w:sz w:val="24"/>
          <w:szCs w:val="24"/>
        </w:rPr>
        <w:t>bei</w:t>
      </w:r>
      <w:r w:rsidRPr="6A74112E" w:rsidR="6DB456FB">
        <w:rPr>
          <w:sz w:val="24"/>
          <w:szCs w:val="24"/>
        </w:rPr>
        <w:t>ng of</w:t>
      </w:r>
      <w:r w:rsidRPr="6A74112E" w:rsidR="4E69EE45">
        <w:rPr>
          <w:sz w:val="24"/>
          <w:szCs w:val="24"/>
        </w:rPr>
        <w:t xml:space="preserve"> a large</w:t>
      </w:r>
      <w:r w:rsidRPr="6A74112E" w:rsidR="4232D715">
        <w:rPr>
          <w:sz w:val="24"/>
          <w:szCs w:val="24"/>
        </w:rPr>
        <w:t>r</w:t>
      </w:r>
      <w:r w:rsidRPr="6A74112E" w:rsidR="4E69EE45">
        <w:rPr>
          <w:sz w:val="24"/>
          <w:szCs w:val="24"/>
        </w:rPr>
        <w:t xml:space="preserve"> scope than we initially predicted.</w:t>
      </w:r>
    </w:p>
    <w:p w:rsidR="00920014" w:rsidP="6A74112E" w:rsidRDefault="00920014" w14:paraId="22FFBBF4" w14:textId="1435D981">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firstLine="420"/>
        <w:jc w:val="both"/>
        <w:rPr>
          <w:sz w:val="24"/>
          <w:szCs w:val="24"/>
        </w:rPr>
      </w:pPr>
      <w:r w:rsidRPr="6A74112E" w:rsidR="4E69EE45">
        <w:rPr>
          <w:sz w:val="24"/>
          <w:szCs w:val="24"/>
        </w:rPr>
        <w:t xml:space="preserve">One of the challenges we predicted in our proposal was that </w:t>
      </w:r>
      <w:r w:rsidRPr="6A74112E" w:rsidR="4E69EE45">
        <w:rPr>
          <w:sz w:val="24"/>
          <w:szCs w:val="24"/>
        </w:rPr>
        <w:t>in the process of switching</w:t>
      </w:r>
      <w:r w:rsidRPr="6A74112E" w:rsidR="4E69EE45">
        <w:rPr>
          <w:sz w:val="24"/>
          <w:szCs w:val="24"/>
        </w:rPr>
        <w:t xml:space="preserve"> to a different BERT model and incorporating </w:t>
      </w:r>
      <w:r w:rsidRPr="6A74112E" w:rsidR="4E69EE45">
        <w:rPr>
          <w:sz w:val="24"/>
          <w:szCs w:val="24"/>
        </w:rPr>
        <w:t>TextCNN</w:t>
      </w:r>
      <w:r w:rsidRPr="6A74112E" w:rsidR="4E69EE45">
        <w:rPr>
          <w:sz w:val="24"/>
          <w:szCs w:val="24"/>
        </w:rPr>
        <w:t xml:space="preserve">, we would have to do some </w:t>
      </w:r>
      <w:r w:rsidRPr="6A74112E" w:rsidR="4E69EE45">
        <w:rPr>
          <w:sz w:val="24"/>
          <w:szCs w:val="24"/>
        </w:rPr>
        <w:t>additional</w:t>
      </w:r>
      <w:r w:rsidRPr="6A74112E" w:rsidR="4E69EE45">
        <w:rPr>
          <w:sz w:val="24"/>
          <w:szCs w:val="24"/>
        </w:rPr>
        <w:t xml:space="preserve"> refactoring to handle the incompatibilities between the APIs. This issue turned out to be much </w:t>
      </w:r>
      <w:r w:rsidRPr="6A74112E" w:rsidR="0BFB94CD">
        <w:rPr>
          <w:sz w:val="24"/>
          <w:szCs w:val="24"/>
        </w:rPr>
        <w:t>more complicated</w:t>
      </w:r>
      <w:r w:rsidRPr="6A74112E" w:rsidR="2CF124F0">
        <w:rPr>
          <w:sz w:val="24"/>
          <w:szCs w:val="24"/>
        </w:rPr>
        <w:t xml:space="preserve"> and </w:t>
      </w:r>
      <w:r w:rsidRPr="6A74112E" w:rsidR="2CF124F0">
        <w:rPr>
          <w:sz w:val="24"/>
          <w:szCs w:val="24"/>
        </w:rPr>
        <w:t>time-consuming</w:t>
      </w:r>
      <w:r w:rsidRPr="6A74112E" w:rsidR="2CF124F0">
        <w:rPr>
          <w:sz w:val="24"/>
          <w:szCs w:val="24"/>
        </w:rPr>
        <w:t xml:space="preserve"> </w:t>
      </w:r>
      <w:r w:rsidRPr="6A74112E" w:rsidR="4E69EE45">
        <w:rPr>
          <w:sz w:val="24"/>
          <w:szCs w:val="24"/>
        </w:rPr>
        <w:t>than we expected.</w:t>
      </w:r>
    </w:p>
    <w:p w:rsidR="00920014" w:rsidP="6A74112E" w:rsidRDefault="00920014" w14:paraId="7818C2CF" w14:textId="1B325E59">
      <w:pPr>
        <w:spacing w:line="276" w:lineRule="auto"/>
        <w:ind w:firstLine="420"/>
        <w:jc w:val="both"/>
        <w:rPr>
          <w:sz w:val="24"/>
          <w:szCs w:val="24"/>
        </w:rPr>
      </w:pPr>
      <w:r w:rsidRPr="6A74112E" w:rsidR="4E69EE45">
        <w:rPr>
          <w:sz w:val="24"/>
          <w:szCs w:val="24"/>
        </w:rPr>
        <w:t xml:space="preserve">When first reviewing the </w:t>
      </w:r>
      <w:r w:rsidRPr="6A74112E" w:rsidR="4E69EE45">
        <w:rPr>
          <w:sz w:val="24"/>
          <w:szCs w:val="24"/>
        </w:rPr>
        <w:t>GoEmotions</w:t>
      </w:r>
      <w:r w:rsidRPr="6A74112E" w:rsidR="4E69EE45">
        <w:rPr>
          <w:sz w:val="24"/>
          <w:szCs w:val="24"/>
        </w:rPr>
        <w:t xml:space="preserve"> codebase, we noted that the code was written in </w:t>
      </w:r>
      <w:r w:rsidRPr="6A74112E" w:rsidR="7AAA9CA5">
        <w:rPr>
          <w:sz w:val="24"/>
          <w:szCs w:val="24"/>
        </w:rPr>
        <w:t>TensorFlow</w:t>
      </w:r>
      <w:r w:rsidRPr="6A74112E" w:rsidR="4E69EE45">
        <w:rPr>
          <w:sz w:val="24"/>
          <w:szCs w:val="24"/>
        </w:rPr>
        <w:t xml:space="preserve"> already, so we expected working with the codebase would be simple. The existing code incorporated code for its own BERT model, and we figured that we would run into some differences between the </w:t>
      </w:r>
      <w:r w:rsidRPr="6A74112E" w:rsidR="4E69EE45">
        <w:rPr>
          <w:sz w:val="24"/>
          <w:szCs w:val="24"/>
        </w:rPr>
        <w:t>GoEmotions</w:t>
      </w:r>
      <w:r w:rsidRPr="6A74112E" w:rsidR="4E69EE45">
        <w:rPr>
          <w:sz w:val="24"/>
          <w:szCs w:val="24"/>
        </w:rPr>
        <w:t xml:space="preserve"> BERT implementation and the </w:t>
      </w:r>
      <w:r w:rsidRPr="6A74112E" w:rsidR="4E69EE45">
        <w:rPr>
          <w:sz w:val="24"/>
          <w:szCs w:val="24"/>
        </w:rPr>
        <w:t>DistilBERT</w:t>
      </w:r>
      <w:r w:rsidRPr="6A74112E" w:rsidR="4E69EE45">
        <w:rPr>
          <w:sz w:val="24"/>
          <w:szCs w:val="24"/>
        </w:rPr>
        <w:t xml:space="preserve"> implementation when we plugged it in. We also noted that the </w:t>
      </w:r>
      <w:r w:rsidRPr="6A74112E" w:rsidR="4E69EE45">
        <w:rPr>
          <w:sz w:val="24"/>
          <w:szCs w:val="24"/>
        </w:rPr>
        <w:t>TextCNN</w:t>
      </w:r>
      <w:r w:rsidRPr="6A74112E" w:rsidR="4E69EE45">
        <w:rPr>
          <w:sz w:val="24"/>
          <w:szCs w:val="24"/>
        </w:rPr>
        <w:t xml:space="preserve"> library was written in </w:t>
      </w:r>
      <w:r w:rsidRPr="6A74112E" w:rsidR="4E69EE45">
        <w:rPr>
          <w:sz w:val="24"/>
          <w:szCs w:val="24"/>
        </w:rPr>
        <w:t>PyTorch</w:t>
      </w:r>
      <w:r w:rsidRPr="6A74112E" w:rsidR="4E69EE45">
        <w:rPr>
          <w:sz w:val="24"/>
          <w:szCs w:val="24"/>
        </w:rPr>
        <w:t xml:space="preserve">, not </w:t>
      </w:r>
      <w:r w:rsidRPr="6A74112E" w:rsidR="7E4430A7">
        <w:rPr>
          <w:sz w:val="24"/>
          <w:szCs w:val="24"/>
        </w:rPr>
        <w:t>TensorFlow</w:t>
      </w:r>
      <w:r w:rsidRPr="6A74112E" w:rsidR="4E69EE45">
        <w:rPr>
          <w:sz w:val="24"/>
          <w:szCs w:val="24"/>
        </w:rPr>
        <w:t>, but it looked straightforward, so we did not expect converting it to be an issue.</w:t>
      </w:r>
    </w:p>
    <w:p w:rsidR="00920014" w:rsidP="6A74112E" w:rsidRDefault="00920014" w14:paraId="25888642" w14:textId="5223DF24">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firstLine="420"/>
        <w:jc w:val="both"/>
        <w:rPr>
          <w:sz w:val="24"/>
          <w:szCs w:val="24"/>
        </w:rPr>
      </w:pPr>
      <w:r w:rsidRPr="6A74112E" w:rsidR="4E69EE45">
        <w:rPr>
          <w:sz w:val="24"/>
          <w:szCs w:val="24"/>
        </w:rPr>
        <w:t xml:space="preserve">It turns out the biggest issue was trying to </w:t>
      </w:r>
      <w:r w:rsidRPr="6A74112E" w:rsidR="4E69EE45">
        <w:rPr>
          <w:sz w:val="24"/>
          <w:szCs w:val="24"/>
        </w:rPr>
        <w:t>utilize</w:t>
      </w:r>
      <w:r w:rsidRPr="6A74112E" w:rsidR="4E69EE45">
        <w:rPr>
          <w:sz w:val="24"/>
          <w:szCs w:val="24"/>
        </w:rPr>
        <w:t xml:space="preserve"> the original </w:t>
      </w:r>
      <w:r w:rsidRPr="6A74112E" w:rsidR="4E69EE45">
        <w:rPr>
          <w:sz w:val="24"/>
          <w:szCs w:val="24"/>
        </w:rPr>
        <w:t>GoEmotions</w:t>
      </w:r>
      <w:r w:rsidRPr="6A74112E" w:rsidR="4E69EE45">
        <w:rPr>
          <w:sz w:val="24"/>
          <w:szCs w:val="24"/>
        </w:rPr>
        <w:t xml:space="preserve"> codebase at all. What we did not realize at first was that </w:t>
      </w:r>
      <w:r w:rsidRPr="6A74112E" w:rsidR="4E69EE45">
        <w:rPr>
          <w:sz w:val="24"/>
          <w:szCs w:val="24"/>
        </w:rPr>
        <w:t>GoEmotions</w:t>
      </w:r>
      <w:r w:rsidRPr="6A74112E" w:rsidR="4E69EE45">
        <w:rPr>
          <w:sz w:val="24"/>
          <w:szCs w:val="24"/>
        </w:rPr>
        <w:t xml:space="preserve"> was written using </w:t>
      </w:r>
      <w:r w:rsidRPr="6A74112E" w:rsidR="5A8ED7C6">
        <w:rPr>
          <w:sz w:val="24"/>
          <w:szCs w:val="24"/>
        </w:rPr>
        <w:t>TensorFlow</w:t>
      </w:r>
      <w:r w:rsidRPr="6A74112E" w:rsidR="4E69EE45">
        <w:rPr>
          <w:sz w:val="24"/>
          <w:szCs w:val="24"/>
        </w:rPr>
        <w:t xml:space="preserve"> 1, using an old API pattern </w:t>
      </w:r>
      <w:r w:rsidRPr="6A74112E" w:rsidR="65853E78">
        <w:rPr>
          <w:sz w:val="24"/>
          <w:szCs w:val="24"/>
        </w:rPr>
        <w:t xml:space="preserve">called Estimators, </w:t>
      </w:r>
      <w:r w:rsidRPr="6A74112E" w:rsidR="4E69EE45">
        <w:rPr>
          <w:sz w:val="24"/>
          <w:szCs w:val="24"/>
        </w:rPr>
        <w:t>that is no longer supported</w:t>
      </w:r>
      <w:r w:rsidRPr="6A74112E" w:rsidR="4E69EE45">
        <w:rPr>
          <w:sz w:val="24"/>
          <w:szCs w:val="24"/>
        </w:rPr>
        <w:t xml:space="preserve">. While </w:t>
      </w:r>
      <w:r w:rsidRPr="6A74112E" w:rsidR="7D514DA6">
        <w:rPr>
          <w:sz w:val="24"/>
          <w:szCs w:val="24"/>
        </w:rPr>
        <w:t>TensorFlow</w:t>
      </w:r>
      <w:r w:rsidRPr="6A74112E" w:rsidR="4E69EE45">
        <w:rPr>
          <w:sz w:val="24"/>
          <w:szCs w:val="24"/>
        </w:rPr>
        <w:t xml:space="preserve"> 2 still </w:t>
      </w:r>
      <w:r w:rsidRPr="6A74112E" w:rsidR="1FD5A882">
        <w:rPr>
          <w:sz w:val="24"/>
          <w:szCs w:val="24"/>
        </w:rPr>
        <w:t xml:space="preserve">has </w:t>
      </w:r>
      <w:r w:rsidRPr="6A74112E" w:rsidR="4E69EE45">
        <w:rPr>
          <w:sz w:val="24"/>
          <w:szCs w:val="24"/>
        </w:rPr>
        <w:t xml:space="preserve">some compatibility libraries to support </w:t>
      </w:r>
      <w:r w:rsidRPr="6A74112E" w:rsidR="20D361B0">
        <w:rPr>
          <w:sz w:val="24"/>
          <w:szCs w:val="24"/>
        </w:rPr>
        <w:t>TensorFlow</w:t>
      </w:r>
      <w:r w:rsidRPr="6A74112E" w:rsidR="4E69EE45">
        <w:rPr>
          <w:sz w:val="24"/>
          <w:szCs w:val="24"/>
        </w:rPr>
        <w:t xml:space="preserve"> 1</w:t>
      </w:r>
      <w:r w:rsidRPr="6A74112E" w:rsidR="4E69EE45">
        <w:rPr>
          <w:sz w:val="24"/>
          <w:szCs w:val="24"/>
        </w:rPr>
        <w:t xml:space="preserve"> code, the estimators API was completely removed </w:t>
      </w:r>
      <w:r w:rsidRPr="6A74112E" w:rsidR="4E69EE45">
        <w:rPr>
          <w:sz w:val="24"/>
          <w:szCs w:val="24"/>
        </w:rPr>
        <w:t>–</w:t>
      </w:r>
      <w:r w:rsidRPr="6A74112E" w:rsidR="4E69EE45">
        <w:rPr>
          <w:sz w:val="24"/>
          <w:szCs w:val="24"/>
        </w:rPr>
        <w:t xml:space="preserve"> nor did the patterns of the estimator API </w:t>
      </w:r>
      <w:r w:rsidRPr="6A74112E" w:rsidR="74ECB980">
        <w:rPr>
          <w:sz w:val="24"/>
          <w:szCs w:val="24"/>
        </w:rPr>
        <w:t>make</w:t>
      </w:r>
      <w:r w:rsidRPr="6A74112E" w:rsidR="4E69EE45">
        <w:rPr>
          <w:sz w:val="24"/>
          <w:szCs w:val="24"/>
        </w:rPr>
        <w:t xml:space="preserve"> any sense for us to use in this project because we had planned to use </w:t>
      </w:r>
      <w:r w:rsidRPr="6A74112E" w:rsidR="4E69EE45">
        <w:rPr>
          <w:sz w:val="24"/>
          <w:szCs w:val="24"/>
        </w:rPr>
        <w:t>Keras</w:t>
      </w:r>
      <w:r w:rsidRPr="6A74112E" w:rsidR="4E69EE45">
        <w:rPr>
          <w:sz w:val="24"/>
          <w:szCs w:val="24"/>
        </w:rPr>
        <w:t xml:space="preserve"> Sequential API, which is not compatible with Estimators</w:t>
      </w:r>
      <w:r w:rsidRPr="6A74112E" w:rsidR="1E197D12">
        <w:rPr>
          <w:sz w:val="24"/>
          <w:szCs w:val="24"/>
        </w:rPr>
        <w:t>.</w:t>
      </w:r>
      <w:r w:rsidRPr="6A74112E" w:rsidR="4CF455DC">
        <w:rPr>
          <w:sz w:val="24"/>
          <w:szCs w:val="24"/>
        </w:rPr>
        <w:t xml:space="preserve"> </w:t>
      </w:r>
      <w:sdt>
        <w:sdtPr>
          <w:id w:val="565237648"/>
          <w:tag w:val="MENDELEY_CITATION_v3_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"/>
          <w:placeholder>
            <w:docPart w:val="DefaultPlaceholder_-1854013440"/>
          </w:placeholder>
          <w:rPr>
            <w:b w:val="0"/>
            <w:bCs w:val="0"/>
            <w:color w:val="000000" w:themeColor="text1" w:themeTint="FF" w:themeShade="FF"/>
            <w:sz w:val="24"/>
            <w:szCs w:val="24"/>
            <w:u w:val="none"/>
            <w:vertAlign w:val="baseline"/>
          </w:rPr>
        </w:sdtPr>
        <w:sdtContent>
          <w:r w:rsidRPr="6A74112E" w:rsidR="6A74112E">
            <w:rPr>
              <w:b w:val="0"/>
              <w:bCs w:val="0"/>
              <w:color w:val="000000" w:themeColor="text1" w:themeTint="FF" w:themeShade="FF"/>
              <w:sz w:val="24"/>
              <w:szCs w:val="24"/>
              <w:u w:val="none"/>
              <w:vertAlign w:val="baseline"/>
            </w:rPr>
            <w:t>(</w:t>
          </w:r>
          <w:r w:rsidRPr="6A74112E" w:rsidR="6A74112E">
            <w:rPr>
              <w:b w:val="0"/>
              <w:bCs w:val="0"/>
              <w:color w:val="000000" w:themeColor="text1" w:themeTint="FF" w:themeShade="FF"/>
              <w:sz w:val="24"/>
              <w:szCs w:val="24"/>
              <w:u w:val="none"/>
              <w:vertAlign w:val="baseline"/>
            </w:rPr>
            <w:t>K</w:t>
          </w:r>
          <w:r w:rsidRPr="6A74112E" w:rsidR="6A74112E">
            <w:rPr>
              <w:b w:val="0"/>
              <w:bCs w:val="0"/>
              <w:color w:val="000000" w:themeColor="text1" w:themeTint="FF" w:themeShade="FF"/>
              <w:sz w:val="24"/>
              <w:szCs w:val="24"/>
              <w:u w:val="none"/>
              <w:vertAlign w:val="baseline"/>
            </w:rPr>
            <w:t>eras</w:t>
          </w:r>
          <w:r w:rsidRPr="6A74112E" w:rsidR="6A74112E">
            <w:rPr>
              <w:b w:val="0"/>
              <w:bCs w:val="0"/>
              <w:color w:val="000000" w:themeColor="text1" w:themeTint="FF" w:themeShade="FF"/>
              <w:sz w:val="24"/>
              <w:szCs w:val="24"/>
              <w:u w:val="none"/>
              <w:vertAlign w:val="baseline"/>
            </w:rPr>
            <w:t>,</w:t>
          </w:r>
          <w:r w:rsidRPr="6A74112E" w:rsidR="6A74112E">
            <w:rPr>
              <w:b w:val="0"/>
              <w:bCs w:val="0"/>
              <w:color w:val="000000" w:themeColor="text1" w:themeTint="FF" w:themeShade="FF"/>
              <w:sz w:val="24"/>
              <w:szCs w:val="24"/>
              <w:u w:val="none"/>
              <w:vertAlign w:val="baseline"/>
            </w:rPr>
            <w:t xml:space="preserve"> n</w:t>
          </w:r>
          <w:r w:rsidRPr="6A74112E" w:rsidR="6A74112E">
            <w:rPr>
              <w:b w:val="0"/>
              <w:bCs w:val="0"/>
              <w:color w:val="000000" w:themeColor="text1" w:themeTint="FF" w:themeShade="FF"/>
              <w:sz w:val="24"/>
              <w:szCs w:val="24"/>
              <w:u w:val="none"/>
              <w:vertAlign w:val="baseline"/>
            </w:rPr>
            <w:t>.d.)</w:t>
          </w:r>
        </w:sdtContent>
      </w:sdt>
      <w:r w:rsidRPr="6A74112E" w:rsidR="6A74112E">
        <w:rPr>
          <w:sz w:val="24"/>
          <w:szCs w:val="24"/>
        </w:rPr>
        <w:t xml:space="preserve"> </w:t>
      </w:r>
    </w:p>
    <w:p w:rsidR="009672DA" w:rsidP="6A74112E" w:rsidRDefault="009672DA" w14:paraId="62AB63B1" w14:textId="0EAF5DA0">
      <w:pPr>
        <w:spacing w:line="276" w:lineRule="auto"/>
        <w:ind w:firstLine="420"/>
        <w:jc w:val="both"/>
        <w:rPr>
          <w:sz w:val="24"/>
          <w:szCs w:val="24"/>
        </w:rPr>
      </w:pPr>
      <w:r w:rsidRPr="6A74112E" w:rsidR="74ECB980">
        <w:rPr>
          <w:sz w:val="24"/>
          <w:szCs w:val="24"/>
        </w:rPr>
        <w:t>Ultimately</w:t>
      </w:r>
      <w:r w:rsidRPr="6A74112E" w:rsidR="74ECB980">
        <w:rPr>
          <w:sz w:val="24"/>
          <w:szCs w:val="24"/>
        </w:rPr>
        <w:t>, we</w:t>
      </w:r>
      <w:r w:rsidRPr="6A74112E" w:rsidR="74ECB980">
        <w:rPr>
          <w:sz w:val="24"/>
          <w:szCs w:val="24"/>
        </w:rPr>
        <w:t xml:space="preserve"> </w:t>
      </w:r>
      <w:r w:rsidRPr="6A74112E" w:rsidR="74ECB980">
        <w:rPr>
          <w:sz w:val="24"/>
          <w:szCs w:val="24"/>
        </w:rPr>
        <w:t>determined</w:t>
      </w:r>
      <w:r w:rsidRPr="6A74112E" w:rsidR="74ECB980">
        <w:rPr>
          <w:sz w:val="24"/>
          <w:szCs w:val="24"/>
        </w:rPr>
        <w:t xml:space="preserve"> that we needed to refactor the relevant parts of the </w:t>
      </w:r>
      <w:r w:rsidRPr="6A74112E" w:rsidR="74ECB980">
        <w:rPr>
          <w:sz w:val="24"/>
          <w:szCs w:val="24"/>
        </w:rPr>
        <w:t>GoEmotions</w:t>
      </w:r>
      <w:r w:rsidRPr="6A74112E" w:rsidR="74ECB980">
        <w:rPr>
          <w:sz w:val="24"/>
          <w:szCs w:val="24"/>
        </w:rPr>
        <w:t xml:space="preserve"> codebase into </w:t>
      </w:r>
      <w:r w:rsidRPr="6A74112E" w:rsidR="74ECB980">
        <w:rPr>
          <w:sz w:val="24"/>
          <w:szCs w:val="24"/>
        </w:rPr>
        <w:t>Tensor</w:t>
      </w:r>
      <w:r w:rsidRPr="6A74112E" w:rsidR="2D979EB0">
        <w:rPr>
          <w:sz w:val="24"/>
          <w:szCs w:val="24"/>
        </w:rPr>
        <w:t>F</w:t>
      </w:r>
      <w:r w:rsidRPr="6A74112E" w:rsidR="74ECB980">
        <w:rPr>
          <w:sz w:val="24"/>
          <w:szCs w:val="24"/>
        </w:rPr>
        <w:t>low</w:t>
      </w:r>
      <w:r w:rsidRPr="6A74112E" w:rsidR="74ECB980">
        <w:rPr>
          <w:sz w:val="24"/>
          <w:szCs w:val="24"/>
        </w:rPr>
        <w:t xml:space="preserve"> 2 and </w:t>
      </w:r>
      <w:r w:rsidRPr="6A74112E" w:rsidR="74ECB980">
        <w:rPr>
          <w:sz w:val="24"/>
          <w:szCs w:val="24"/>
        </w:rPr>
        <w:t>Keras</w:t>
      </w:r>
      <w:r w:rsidRPr="6A74112E" w:rsidR="74ECB980">
        <w:rPr>
          <w:sz w:val="24"/>
          <w:szCs w:val="24"/>
        </w:rPr>
        <w:t xml:space="preserve"> Sequential API compatible code. We primarily focused on the bert_classifier.py code from the original repo since it </w:t>
      </w:r>
      <w:r w:rsidRPr="6A74112E" w:rsidR="74ECB980">
        <w:rPr>
          <w:sz w:val="24"/>
          <w:szCs w:val="24"/>
        </w:rPr>
        <w:t>contained</w:t>
      </w:r>
      <w:r w:rsidRPr="6A74112E" w:rsidR="74ECB980">
        <w:rPr>
          <w:sz w:val="24"/>
          <w:szCs w:val="24"/>
        </w:rPr>
        <w:t xml:space="preserve"> most of the code related to processing data and training the models</w:t>
      </w:r>
      <w:r w:rsidRPr="6A74112E" w:rsidR="1E479850">
        <w:rPr>
          <w:sz w:val="24"/>
          <w:szCs w:val="24"/>
        </w:rPr>
        <w:t xml:space="preserve"> </w:t>
      </w:r>
      <w:sdt>
        <w:sdtPr>
          <w:id w:val="1936305274"/>
          <w:tag w:val="MENDELEY_CITATION_v3_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"/>
          <w:placeholder>
            <w:docPart w:val="DefaultPlaceholder_-1854013440"/>
          </w:placeholder>
          <w:rPr>
            <w:b w:val="0"/>
            <w:bCs w:val="0"/>
            <w:color w:val="000000" w:themeColor="text1" w:themeTint="FF" w:themeShade="FF"/>
            <w:sz w:val="24"/>
            <w:szCs w:val="24"/>
            <w:u w:val="none"/>
            <w:vertAlign w:val="baseline"/>
          </w:rPr>
        </w:sdtPr>
        <w:sdtContent>
          <w:r w:rsidRPr="6A74112E" w:rsidR="6A74112E">
            <w:rPr>
              <w:b w:val="0"/>
              <w:bCs w:val="0"/>
              <w:color w:val="000000" w:themeColor="text1" w:themeTint="FF" w:themeShade="FF"/>
              <w:sz w:val="24"/>
              <w:szCs w:val="24"/>
              <w:u w:val="none"/>
              <w:vertAlign w:val="baseline"/>
            </w:rPr>
            <w:t>(G</w:t>
          </w:r>
          <w:r w:rsidRPr="6A74112E" w:rsidR="6A74112E">
            <w:rPr>
              <w:b w:val="0"/>
              <w:bCs w:val="0"/>
              <w:color w:val="000000" w:themeColor="text1" w:themeTint="FF" w:themeShade="FF"/>
              <w:sz w:val="24"/>
              <w:szCs w:val="24"/>
              <w:u w:val="none"/>
              <w:vertAlign w:val="baseline"/>
            </w:rPr>
            <w:t>oEmotions-Fine-grained emotion classification 2</w:t>
          </w:r>
          <w:r w:rsidRPr="6A74112E" w:rsidR="6A74112E">
            <w:rPr>
              <w:b w:val="0"/>
              <w:bCs w:val="0"/>
              <w:color w:val="000000" w:themeColor="text1" w:themeTint="FF" w:themeShade="FF"/>
              <w:sz w:val="24"/>
              <w:szCs w:val="24"/>
              <w:u w:val="none"/>
              <w:vertAlign w:val="baseline"/>
            </w:rPr>
            <w:t>021)</w:t>
          </w:r>
        </w:sdtContent>
      </w:sdt>
      <w:r w:rsidRPr="6A74112E" w:rsidR="74ECB980">
        <w:rPr>
          <w:sz w:val="24"/>
          <w:szCs w:val="24"/>
        </w:rPr>
        <w:t xml:space="preserve">. </w:t>
      </w:r>
      <w:r w:rsidRPr="6A74112E" w:rsidR="74ECB980">
        <w:rPr>
          <w:sz w:val="24"/>
          <w:szCs w:val="24"/>
        </w:rPr>
        <w:t>While we attempted to use AI tools such as ChatGPT and Gemini to help assist with the code refactor, it soon became clear the AI tools alone were not capable of making intelligent decisions about what parts of the code needed to change and how and still be able to compile</w:t>
      </w:r>
      <w:r w:rsidRPr="6A74112E" w:rsidR="74ECB980">
        <w:rPr>
          <w:sz w:val="24"/>
          <w:szCs w:val="24"/>
        </w:rPr>
        <w:t>, so we had to do a lot of research into the API docs and trial and error to get something functional. While the result is not identical to the original implementation, having to pull it apart like this provided a lot of education into how the original model was designed and why various pieces of were included.</w:t>
      </w:r>
    </w:p>
    <w:p w:rsidR="009672DA" w:rsidP="6A74112E" w:rsidRDefault="009672DA" w14:paraId="2B3A06A1" w14:textId="6BE3C592">
      <w:pPr>
        <w:spacing w:line="276" w:lineRule="auto"/>
        <w:ind w:firstLine="420"/>
        <w:jc w:val="both"/>
        <w:rPr>
          <w:sz w:val="24"/>
          <w:szCs w:val="24"/>
        </w:rPr>
      </w:pPr>
      <w:r w:rsidRPr="7A73DA74" w:rsidR="74ECB980">
        <w:rPr>
          <w:sz w:val="24"/>
          <w:szCs w:val="24"/>
        </w:rPr>
        <w:t xml:space="preserve">To save time, we did not convert the custom BERT implementation within </w:t>
      </w:r>
      <w:r w:rsidRPr="7A73DA74" w:rsidR="74ECB980">
        <w:rPr>
          <w:sz w:val="24"/>
          <w:szCs w:val="24"/>
        </w:rPr>
        <w:t>GoEmotions</w:t>
      </w:r>
      <w:r w:rsidRPr="7A73DA74" w:rsidR="74ECB980">
        <w:rPr>
          <w:sz w:val="24"/>
          <w:szCs w:val="24"/>
        </w:rPr>
        <w:t xml:space="preserve"> since it also depended on a lot of </w:t>
      </w:r>
      <w:r w:rsidRPr="7A73DA74" w:rsidR="74ECB980">
        <w:rPr>
          <w:sz w:val="24"/>
          <w:szCs w:val="24"/>
        </w:rPr>
        <w:t>Tensor</w:t>
      </w:r>
      <w:r w:rsidRPr="7A73DA74" w:rsidR="4CF2EBEF">
        <w:rPr>
          <w:sz w:val="24"/>
          <w:szCs w:val="24"/>
        </w:rPr>
        <w:t>F</w:t>
      </w:r>
      <w:r w:rsidRPr="7A73DA74" w:rsidR="74ECB980">
        <w:rPr>
          <w:sz w:val="24"/>
          <w:szCs w:val="24"/>
        </w:rPr>
        <w:t>low</w:t>
      </w:r>
      <w:r w:rsidRPr="7A73DA74" w:rsidR="74ECB980">
        <w:rPr>
          <w:sz w:val="24"/>
          <w:szCs w:val="24"/>
        </w:rPr>
        <w:t xml:space="preserve"> 1/Estimators behavior. Instead, we </w:t>
      </w:r>
      <w:r w:rsidRPr="7A73DA74" w:rsidR="74ECB980">
        <w:rPr>
          <w:sz w:val="24"/>
          <w:szCs w:val="24"/>
        </w:rPr>
        <w:t xml:space="preserve">migrat</w:t>
      </w:r>
      <w:r w:rsidRPr="7A73DA74" w:rsidR="51AAFBFD">
        <w:rPr>
          <w:sz w:val="24"/>
          <w:szCs w:val="24"/>
        </w:rPr>
        <w:t xml:space="preserve">ed</w:t>
      </w:r>
      <w:r w:rsidRPr="7A73DA74" w:rsidR="74ECB980">
        <w:rPr>
          <w:sz w:val="24"/>
          <w:szCs w:val="24"/>
        </w:rPr>
        <w:t xml:space="preserve"> to </w:t>
      </w:r>
      <w:r w:rsidRPr="7A73DA74" w:rsidR="74ECB980">
        <w:rPr>
          <w:sz w:val="24"/>
          <w:szCs w:val="24"/>
        </w:rPr>
        <w:t>DistilBE</w:t>
      </w:r>
      <w:r w:rsidRPr="7A73DA74" w:rsidR="74ECB980">
        <w:rPr>
          <w:sz w:val="24"/>
          <w:szCs w:val="24"/>
        </w:rPr>
        <w:t>RT</w:t>
      </w:r>
      <w:r w:rsidRPr="2097CD74" w:rsidR="416C3A0A">
        <w:rPr>
          <w:sz w:val="24"/>
          <w:szCs w:val="24"/>
        </w:rPr>
        <w:t xml:space="preserve"> </w:t>
      </w:r>
      <w:r w:rsidRPr="7A73DA74" w:rsidR="21C4BB93">
        <w:rPr>
          <w:sz w:val="24"/>
          <w:szCs w:val="24"/>
        </w:rPr>
        <w:t xml:space="preserve">directly</w:t>
      </w:r>
      <w:r w:rsidRPr="7A73DA74" w:rsidR="21C4BB93">
        <w:rPr>
          <w:sz w:val="24"/>
          <w:szCs w:val="24"/>
        </w:rPr>
        <w:t xml:space="preserve">.</w:t>
      </w:r>
      <w:r w:rsidRPr="7A73DA74" w:rsidR="74ECB980">
        <w:rPr>
          <w:sz w:val="24"/>
          <w:szCs w:val="24"/>
        </w:rPr>
        <w:t xml:space="preserve"> We tried two versions of </w:t>
      </w:r>
      <w:r w:rsidRPr="7A73DA74" w:rsidR="74ECB980">
        <w:rPr>
          <w:sz w:val="24"/>
          <w:szCs w:val="24"/>
        </w:rPr>
        <w:t>DistilBERT</w:t>
      </w:r>
      <w:r w:rsidRPr="7A73DA74" w:rsidR="74ECB980">
        <w:rPr>
          <w:sz w:val="24"/>
          <w:szCs w:val="24"/>
        </w:rPr>
        <w:t xml:space="preserve">. First, we tried using the default </w:t>
      </w:r>
      <w:r w:rsidRPr="7A73DA74" w:rsidR="74ECB980">
        <w:rPr>
          <w:sz w:val="24"/>
          <w:szCs w:val="24"/>
        </w:rPr>
        <w:t>TFDistilBer</w:t>
      </w:r>
      <w:r w:rsidRPr="7A73DA74" w:rsidR="74ECB980">
        <w:rPr>
          <w:sz w:val="24"/>
          <w:szCs w:val="24"/>
        </w:rPr>
        <w:t>tModel</w:t>
      </w:r>
      <w:r w:rsidRPr="7A73DA74" w:rsidR="74ECB980">
        <w:rPr>
          <w:sz w:val="24"/>
          <w:szCs w:val="24"/>
        </w:rPr>
        <w:t xml:space="preserve"> prov</w:t>
      </w:r>
      <w:r w:rsidRPr="7A73DA74" w:rsidR="74ECB980">
        <w:rPr>
          <w:sz w:val="24"/>
          <w:szCs w:val="24"/>
        </w:rPr>
        <w:t xml:space="preserve">ided by </w:t>
      </w:r>
      <w:r w:rsidRPr="7A73DA74" w:rsidR="74ECB980">
        <w:rPr>
          <w:sz w:val="24"/>
          <w:szCs w:val="24"/>
        </w:rPr>
        <w:t>HuggingFace</w:t>
      </w:r>
      <w:r w:rsidRPr="7A73DA74" w:rsidR="74ECB980">
        <w:rPr>
          <w:sz w:val="24"/>
          <w:szCs w:val="24"/>
        </w:rPr>
        <w:t xml:space="preserve">. Because this is a basi</w:t>
      </w:r>
      <w:r w:rsidRPr="7A73DA74" w:rsidR="4A82FCCD">
        <w:rPr>
          <w:sz w:val="24"/>
          <w:szCs w:val="24"/>
        </w:rPr>
        <w:t xml:space="preserve">c</w:t>
      </w:r>
      <w:r w:rsidRPr="7A73DA74" w:rsidR="74ECB980">
        <w:rPr>
          <w:sz w:val="24"/>
          <w:szCs w:val="24"/>
        </w:rPr>
        <w:t xml:space="preserve"> model, we had to reimplement a lot of the extra processing layers used in the original </w:t>
      </w:r>
      <w:r w:rsidRPr="7A73DA74" w:rsidR="74ECB980">
        <w:rPr>
          <w:sz w:val="24"/>
          <w:szCs w:val="24"/>
        </w:rPr>
        <w:t>GoEmotions</w:t>
      </w:r>
      <w:r w:rsidRPr="7A73DA74" w:rsidR="74ECB980">
        <w:rPr>
          <w:sz w:val="24"/>
          <w:szCs w:val="24"/>
        </w:rPr>
        <w:t xml:space="preserve"> project to support the existing regularization and classification features. We also </w:t>
      </w:r>
      <w:r w:rsidRPr="7A73DA74" w:rsidR="74ECB980">
        <w:rPr>
          <w:sz w:val="24"/>
          <w:szCs w:val="24"/>
        </w:rPr>
        <w:t xml:space="preserve">attempted</w:t>
      </w:r>
      <w:r w:rsidRPr="7A73DA74" w:rsidR="74ECB980">
        <w:rPr>
          <w:sz w:val="24"/>
          <w:szCs w:val="24"/>
        </w:rPr>
        <w:t xml:space="preserve"> to use </w:t>
      </w:r>
      <w:r w:rsidRPr="7A73DA74" w:rsidR="74ECB980">
        <w:rPr>
          <w:sz w:val="24"/>
          <w:szCs w:val="24"/>
        </w:rPr>
        <w:t>TFDistilBertForSequenceClassification</w:t>
      </w:r>
      <w:r w:rsidRPr="7A73DA74" w:rsidR="74ECB980">
        <w:rPr>
          <w:sz w:val="24"/>
          <w:szCs w:val="24"/>
        </w:rPr>
        <w:t xml:space="preserve"> from </w:t>
      </w:r>
      <w:r w:rsidRPr="7A73DA74" w:rsidR="74ECB980">
        <w:rPr>
          <w:sz w:val="24"/>
          <w:szCs w:val="24"/>
        </w:rPr>
        <w:t>HuggingFace</w:t>
      </w:r>
      <w:r w:rsidRPr="7A73DA74" w:rsidR="74ECB980">
        <w:rPr>
          <w:sz w:val="24"/>
          <w:szCs w:val="24"/>
        </w:rPr>
        <w:t xml:space="preserve">. Initially, we thought th</w:t>
      </w:r>
      <w:r w:rsidRPr="7A73DA74" w:rsidR="74ECB980">
        <w:rPr>
          <w:sz w:val="24"/>
          <w:szCs w:val="24"/>
        </w:rPr>
        <w:t xml:space="preserve">is would</w:t>
      </w:r>
      <w:r w:rsidRPr="7A73DA74" w:rsidR="74ECB980">
        <w:rPr>
          <w:sz w:val="24"/>
          <w:szCs w:val="24"/>
        </w:rPr>
        <w:t xml:space="preserve"> provide a shortcut for us because it is a version of </w:t>
      </w:r>
      <w:r w:rsidRPr="7A73DA74" w:rsidR="74ECB980">
        <w:rPr>
          <w:sz w:val="24"/>
          <w:szCs w:val="24"/>
        </w:rPr>
        <w:t>DistilBERT</w:t>
      </w:r>
      <w:r w:rsidRPr="7A73DA74" w:rsidR="74ECB980">
        <w:rPr>
          <w:sz w:val="24"/>
          <w:szCs w:val="24"/>
        </w:rPr>
        <w:t xml:space="preserve"> already trained to handle the classification </w:t>
      </w:r>
      <w:r w:rsidRPr="7A73DA74" w:rsidR="54AD6CD8">
        <w:rPr>
          <w:sz w:val="24"/>
          <w:szCs w:val="24"/>
        </w:rPr>
        <w:t xml:space="preserve">tas</w:t>
      </w:r>
      <w:r w:rsidRPr="7A73DA74" w:rsidR="54AD6CD8">
        <w:rPr>
          <w:sz w:val="24"/>
          <w:szCs w:val="24"/>
        </w:rPr>
        <w:t xml:space="preserve">ks we</w:t>
      </w:r>
      <w:r w:rsidRPr="7A73DA74" w:rsidR="74ECB980">
        <w:rPr>
          <w:sz w:val="24"/>
          <w:szCs w:val="24"/>
        </w:rPr>
        <w:t xml:space="preserve"> were </w:t>
      </w:r>
      <w:r w:rsidRPr="7A73DA74" w:rsidR="74ECB980">
        <w:rPr>
          <w:sz w:val="24"/>
          <w:szCs w:val="24"/>
        </w:rPr>
        <w:t xml:space="preserve">attempting</w:t>
      </w:r>
      <w:r w:rsidRPr="7A73DA74" w:rsidR="74ECB980">
        <w:rPr>
          <w:sz w:val="24"/>
          <w:szCs w:val="24"/>
        </w:rPr>
        <w:t xml:space="preserve"> to do.</w:t>
      </w:r>
      <w:r w:rsidRPr="7A73DA74" w:rsidR="1963B8DD">
        <w:rPr>
          <w:sz w:val="24"/>
          <w:szCs w:val="24"/>
        </w:rPr>
        <w:t xml:space="preserve"> </w:t>
      </w:r>
      <w:r w:rsidRPr="7A73DA74" w:rsidR="74ECB980">
        <w:rPr>
          <w:sz w:val="24"/>
          <w:szCs w:val="24"/>
        </w:rPr>
        <w:t xml:space="preserve">Unfortunately, </w:t>
      </w:r>
      <w:r w:rsidRPr="7A73DA74" w:rsidR="1963B8DD">
        <w:rPr>
          <w:sz w:val="24"/>
          <w:szCs w:val="24"/>
        </w:rPr>
        <w:t>we struggled to get the</w:t>
      </w:r>
      <w:r w:rsidRPr="7A73DA74" w:rsidR="74ECB980">
        <w:rPr>
          <w:sz w:val="24"/>
          <w:szCs w:val="24"/>
        </w:rPr>
        <w:t xml:space="preserve"> </w:t>
      </w:r>
      <w:r w:rsidRPr="7A73DA74" w:rsidR="74ECB980">
        <w:rPr>
          <w:sz w:val="24"/>
          <w:szCs w:val="24"/>
        </w:rPr>
        <w:t>TFDi</w:t>
      </w:r>
      <w:r w:rsidRPr="7A73DA74" w:rsidR="74ECB980">
        <w:rPr>
          <w:sz w:val="24"/>
          <w:szCs w:val="24"/>
        </w:rPr>
        <w:t>stilBertFor</w:t>
      </w:r>
      <w:r w:rsidRPr="7A73DA74" w:rsidR="74ECB980">
        <w:rPr>
          <w:sz w:val="24"/>
          <w:szCs w:val="24"/>
        </w:rPr>
        <w:t>SequenceClassification</w:t>
      </w:r>
      <w:r w:rsidRPr="7A73DA74" w:rsidR="1963B8DD">
        <w:rPr>
          <w:sz w:val="24"/>
          <w:szCs w:val="24"/>
        </w:rPr>
        <w:t xml:space="preserve"> implementation to work within the scope of our existing architecture, so we </w:t>
      </w:r>
      <w:r w:rsidRPr="7A73DA74" w:rsidR="1963B8DD">
        <w:rPr>
          <w:sz w:val="24"/>
          <w:szCs w:val="24"/>
        </w:rPr>
        <w:t xml:space="preserve">ultimately</w:t>
      </w:r>
      <w:r w:rsidRPr="7A73DA74" w:rsidR="1963B8DD">
        <w:rPr>
          <w:sz w:val="24"/>
          <w:szCs w:val="24"/>
        </w:rPr>
        <w:t xml:space="preserve"> reverted</w:t>
      </w:r>
      <w:r w:rsidRPr="7A73DA74" w:rsidR="1963B8DD">
        <w:rPr>
          <w:sz w:val="24"/>
          <w:szCs w:val="24"/>
        </w:rPr>
        <w:t xml:space="preserve"> to using the </w:t>
      </w:r>
      <w:r w:rsidRPr="7A73DA74" w:rsidR="1963B8DD">
        <w:rPr>
          <w:sz w:val="24"/>
          <w:szCs w:val="24"/>
        </w:rPr>
        <w:t>TFDistilBertModel</w:t>
      </w:r>
      <w:r w:rsidRPr="7A73DA74" w:rsidR="1963B8DD">
        <w:rPr>
          <w:sz w:val="24"/>
          <w:szCs w:val="24"/>
        </w:rPr>
        <w:t>.</w:t>
      </w:r>
      <w:r w:rsidRPr="7A73DA74" w:rsidR="71FF0A64">
        <w:rPr>
          <w:sz w:val="24"/>
          <w:szCs w:val="24"/>
        </w:rPr>
        <w:t xml:space="preserve"> An </w:t>
      </w:r>
      <w:r w:rsidRPr="7A73DA74" w:rsidR="71FF0A64">
        <w:rPr>
          <w:sz w:val="24"/>
          <w:szCs w:val="24"/>
        </w:rPr>
        <w:t xml:space="preserve">additional</w:t>
      </w:r>
      <w:r w:rsidRPr="7A73DA74" w:rsidR="71FF0A64">
        <w:rPr>
          <w:sz w:val="24"/>
          <w:szCs w:val="24"/>
        </w:rPr>
        <w:t xml:space="preserve"> issue caused by switching to </w:t>
      </w:r>
      <w:r w:rsidRPr="7A73DA74" w:rsidR="71FF0A64">
        <w:rPr>
          <w:sz w:val="24"/>
          <w:szCs w:val="24"/>
        </w:rPr>
        <w:t>DistilBERT</w:t>
      </w:r>
      <w:r w:rsidRPr="7A73DA74" w:rsidR="71FF0A64">
        <w:rPr>
          <w:sz w:val="24"/>
          <w:szCs w:val="24"/>
        </w:rPr>
        <w:t xml:space="preserve"> is that we lost some of the context provided in the dataset from the original study. The original dataset </w:t>
      </w:r>
      <w:r w:rsidRPr="7A73DA74" w:rsidR="71FF0A64">
        <w:rPr>
          <w:sz w:val="24"/>
          <w:szCs w:val="24"/>
        </w:rPr>
        <w:t xml:space="preserve">contained</w:t>
      </w:r>
      <w:r w:rsidRPr="7A73DA74" w:rsidR="71FF0A64">
        <w:rPr>
          <w:sz w:val="24"/>
          <w:szCs w:val="24"/>
        </w:rPr>
        <w:t xml:space="preserve"> segment ids, which are used for training entailment, or semantic relationships between two texts. Unfortunately, the base </w:t>
      </w:r>
      <w:r w:rsidRPr="7A73DA74" w:rsidR="71FF0A64">
        <w:rPr>
          <w:sz w:val="24"/>
          <w:szCs w:val="24"/>
        </w:rPr>
        <w:t>DistilBERT</w:t>
      </w:r>
      <w:r w:rsidRPr="7A73DA74" w:rsidR="71FF0A64">
        <w:rPr>
          <w:sz w:val="24"/>
          <w:szCs w:val="24"/>
        </w:rPr>
        <w:t xml:space="preserve"> model was not trained on entailment, so it cannot use that information the way the original </w:t>
      </w:r>
      <w:r w:rsidRPr="7A73DA74" w:rsidR="71FF0A64">
        <w:rPr>
          <w:sz w:val="24"/>
          <w:szCs w:val="24"/>
        </w:rPr>
        <w:t>GoEmotions</w:t>
      </w:r>
      <w:r w:rsidRPr="7A73DA74" w:rsidR="71FF0A64">
        <w:rPr>
          <w:sz w:val="24"/>
          <w:szCs w:val="24"/>
        </w:rPr>
        <w:t xml:space="preserve"> BERT implementation could</w:t>
      </w:r>
      <w:r w:rsidRPr="7A73DA74" w:rsidR="1954799E">
        <w:rPr>
          <w:sz w:val="24"/>
          <w:szCs w:val="24"/>
        </w:rPr>
        <w:t xml:space="preserve"> </w:t>
      </w:r>
      <w:r w:rsidRPr="6A74112E" w:rsidR="76FBC496">
        <w:rPr>
          <w:sz w:val="24"/>
          <w:szCs w:val="24"/>
        </w:rPr>
        <w:t>(</w:t>
      </w:r>
      <w:r w:rsidRPr="6A74112E" w:rsidR="76FBC496">
        <w:rPr>
          <w:sz w:val="24"/>
          <w:szCs w:val="24"/>
        </w:rPr>
        <w:t>HuggingFace</w:t>
      </w:r>
      <w:r w:rsidRPr="6A74112E" w:rsidR="76FBC496">
        <w:rPr>
          <w:sz w:val="24"/>
          <w:szCs w:val="24"/>
        </w:rPr>
        <w:t>, n.d.)</w:t>
      </w:r>
      <w:r w:rsidRPr="7A73DA74" w:rsidR="71FF0A64">
        <w:rPr>
          <w:sz w:val="24"/>
          <w:szCs w:val="24"/>
        </w:rPr>
        <w:t xml:space="preserve">.</w:t>
      </w:r>
      <w:r w:rsidRPr="7A73DA74" w:rsidR="71FF0A64">
        <w:rPr>
          <w:sz w:val="24"/>
          <w:szCs w:val="24"/>
        </w:rPr>
        <w:t xml:space="preserve"> We </w:t>
      </w:r>
      <w:r w:rsidRPr="7A73DA74" w:rsidR="71FF0A64">
        <w:rPr>
          <w:sz w:val="24"/>
          <w:szCs w:val="24"/>
        </w:rPr>
        <w:t xml:space="preserve">ultimat</w:t>
      </w:r>
      <w:r w:rsidRPr="7A73DA74" w:rsidR="71FF0A64">
        <w:rPr>
          <w:sz w:val="24"/>
          <w:szCs w:val="24"/>
        </w:rPr>
        <w:t xml:space="preserve">ely</w:t>
      </w:r>
      <w:r w:rsidRPr="7A73DA74" w:rsidR="71FF0A64">
        <w:rPr>
          <w:sz w:val="24"/>
          <w:szCs w:val="24"/>
        </w:rPr>
        <w:t xml:space="preserve"> decided</w:t>
      </w:r>
      <w:r w:rsidRPr="7A73DA74" w:rsidR="71FF0A64">
        <w:rPr>
          <w:sz w:val="24"/>
          <w:szCs w:val="24"/>
        </w:rPr>
        <w:t xml:space="preserve"> that it was not useful enough to keep because the benefits of a smaller, faster model were much more attractive, especially considering our technology limitations, and the study itself does</w:t>
      </w:r>
      <w:r w:rsidRPr="7A73DA74" w:rsidR="256FC60F">
        <w:rPr>
          <w:sz w:val="24"/>
          <w:szCs w:val="24"/>
        </w:rPr>
        <w:t xml:space="preserve"> </w:t>
      </w:r>
      <w:r w:rsidRPr="7A73DA74" w:rsidR="71FF0A64">
        <w:rPr>
          <w:sz w:val="24"/>
          <w:szCs w:val="24"/>
        </w:rPr>
        <w:t>n</w:t>
      </w:r>
      <w:r w:rsidRPr="7A73DA74" w:rsidR="256FC60F">
        <w:rPr>
          <w:sz w:val="24"/>
          <w:szCs w:val="24"/>
        </w:rPr>
        <w:t>o</w:t>
      </w:r>
      <w:r w:rsidRPr="7A73DA74" w:rsidR="71FF0A64">
        <w:rPr>
          <w:sz w:val="24"/>
          <w:szCs w:val="24"/>
        </w:rPr>
        <w:t xml:space="preserve">t mention any particular benefit from </w:t>
      </w:r>
      <w:r w:rsidRPr="7A73DA74" w:rsidR="71FF0A64">
        <w:rPr>
          <w:sz w:val="24"/>
          <w:szCs w:val="24"/>
        </w:rPr>
        <w:t>utilizing</w:t>
      </w:r>
      <w:r w:rsidRPr="7A73DA74" w:rsidR="71FF0A64">
        <w:rPr>
          <w:sz w:val="24"/>
          <w:szCs w:val="24"/>
        </w:rPr>
        <w:t xml:space="preserve"> that information.</w:t>
      </w:r>
    </w:p>
    <w:p w:rsidR="129FD523" w:rsidP="6A74112E" w:rsidRDefault="129FD523" w14:paraId="2334118A" w14:textId="4F0719B9">
      <w:pPr>
        <w:spacing w:line="276" w:lineRule="auto"/>
        <w:ind w:firstLine="420"/>
        <w:jc w:val="both"/>
        <w:rPr>
          <w:sz w:val="24"/>
          <w:szCs w:val="24"/>
        </w:rPr>
      </w:pPr>
      <w:r w:rsidRPr="6A74112E" w:rsidR="4EC0A053">
        <w:rPr>
          <w:sz w:val="24"/>
          <w:szCs w:val="24"/>
        </w:rPr>
        <w:t xml:space="preserve">One </w:t>
      </w:r>
      <w:r w:rsidRPr="6A74112E" w:rsidR="4EC0A053">
        <w:rPr>
          <w:sz w:val="24"/>
          <w:szCs w:val="24"/>
        </w:rPr>
        <w:t>additional</w:t>
      </w:r>
      <w:r w:rsidRPr="6A74112E" w:rsidR="4EC0A053">
        <w:rPr>
          <w:sz w:val="24"/>
          <w:szCs w:val="24"/>
        </w:rPr>
        <w:t xml:space="preserve"> challenge that we </w:t>
      </w:r>
      <w:r w:rsidRPr="6A74112E" w:rsidR="4EC0A053">
        <w:rPr>
          <w:sz w:val="24"/>
          <w:szCs w:val="24"/>
        </w:rPr>
        <w:t>observed</w:t>
      </w:r>
      <w:r w:rsidRPr="6A74112E" w:rsidR="4EC0A053">
        <w:rPr>
          <w:sz w:val="24"/>
          <w:szCs w:val="24"/>
        </w:rPr>
        <w:t xml:space="preserve"> when we tried to keep </w:t>
      </w:r>
      <w:r w:rsidRPr="6A74112E" w:rsidR="498B66B4">
        <w:rPr>
          <w:sz w:val="24"/>
          <w:szCs w:val="24"/>
        </w:rPr>
        <w:t>all</w:t>
      </w:r>
      <w:r w:rsidRPr="6A74112E" w:rsidR="4EC0A053">
        <w:rPr>
          <w:sz w:val="24"/>
          <w:szCs w:val="24"/>
        </w:rPr>
        <w:t xml:space="preserve"> our </w:t>
      </w:r>
      <w:r w:rsidRPr="6A74112E" w:rsidR="6B129C29">
        <w:rPr>
          <w:sz w:val="24"/>
          <w:szCs w:val="24"/>
        </w:rPr>
        <w:t>codebases</w:t>
      </w:r>
      <w:r w:rsidRPr="6A74112E" w:rsidR="4EC0A053">
        <w:rPr>
          <w:sz w:val="24"/>
          <w:szCs w:val="24"/>
        </w:rPr>
        <w:t xml:space="preserve"> in </w:t>
      </w:r>
      <w:r w:rsidRPr="6A74112E" w:rsidR="178C555B">
        <w:rPr>
          <w:sz w:val="24"/>
          <w:szCs w:val="24"/>
        </w:rPr>
        <w:t>TensorFlow</w:t>
      </w:r>
      <w:r w:rsidRPr="6A74112E" w:rsidR="4EC0A053">
        <w:rPr>
          <w:sz w:val="24"/>
          <w:szCs w:val="24"/>
        </w:rPr>
        <w:t xml:space="preserve"> was </w:t>
      </w:r>
      <w:r w:rsidRPr="6A74112E" w:rsidR="337ADE96">
        <w:rPr>
          <w:sz w:val="24"/>
          <w:szCs w:val="24"/>
        </w:rPr>
        <w:t>compatibility</w:t>
      </w:r>
      <w:r w:rsidRPr="6A74112E" w:rsidR="4EC0A053">
        <w:rPr>
          <w:sz w:val="24"/>
          <w:szCs w:val="24"/>
        </w:rPr>
        <w:t xml:space="preserve"> issues with using </w:t>
      </w:r>
      <w:r w:rsidRPr="6A74112E" w:rsidR="4EC0A053">
        <w:rPr>
          <w:sz w:val="24"/>
          <w:szCs w:val="24"/>
        </w:rPr>
        <w:t>HuggingFace</w:t>
      </w:r>
      <w:r w:rsidRPr="6A74112E" w:rsidR="4EC0A053">
        <w:rPr>
          <w:sz w:val="24"/>
          <w:szCs w:val="24"/>
        </w:rPr>
        <w:t xml:space="preserve"> transformers</w:t>
      </w:r>
      <w:r w:rsidRPr="6A74112E" w:rsidR="3EF3E4F3">
        <w:rPr>
          <w:sz w:val="24"/>
          <w:szCs w:val="24"/>
        </w:rPr>
        <w:t xml:space="preserve"> and its configurations</w:t>
      </w:r>
      <w:r w:rsidRPr="6A74112E" w:rsidR="4EC0A053">
        <w:rPr>
          <w:sz w:val="24"/>
          <w:szCs w:val="24"/>
        </w:rPr>
        <w:t>.</w:t>
      </w:r>
      <w:r w:rsidRPr="6A74112E" w:rsidR="73A4A8B0">
        <w:rPr>
          <w:sz w:val="24"/>
          <w:szCs w:val="24"/>
        </w:rPr>
        <w:t xml:space="preserve"> </w:t>
      </w:r>
      <w:r w:rsidRPr="6A74112E" w:rsidR="73A4A8B0">
        <w:rPr>
          <w:sz w:val="24"/>
          <w:szCs w:val="24"/>
        </w:rPr>
        <w:t>HuggingFace</w:t>
      </w:r>
      <w:r w:rsidRPr="6A74112E" w:rsidR="73A4A8B0">
        <w:rPr>
          <w:sz w:val="24"/>
          <w:szCs w:val="24"/>
        </w:rPr>
        <w:t xml:space="preserve"> recently changed </w:t>
      </w:r>
      <w:r w:rsidRPr="6A74112E" w:rsidR="73A4A8B0">
        <w:rPr>
          <w:sz w:val="24"/>
          <w:szCs w:val="24"/>
        </w:rPr>
        <w:t xml:space="preserve">the way they store model weights from </w:t>
      </w:r>
      <w:r w:rsidRPr="6A74112E" w:rsidR="1BDF3D39">
        <w:rPr>
          <w:sz w:val="24"/>
          <w:szCs w:val="24"/>
        </w:rPr>
        <w:t>P</w:t>
      </w:r>
      <w:r w:rsidRPr="6A74112E" w:rsidR="73A4A8B0">
        <w:rPr>
          <w:sz w:val="24"/>
          <w:szCs w:val="24"/>
        </w:rPr>
        <w:t xml:space="preserve">ickle-based .bin </w:t>
      </w:r>
      <w:r w:rsidRPr="6A74112E" w:rsidR="0EA68820">
        <w:rPr>
          <w:sz w:val="24"/>
          <w:szCs w:val="24"/>
        </w:rPr>
        <w:t>files to .</w:t>
      </w:r>
      <w:r w:rsidRPr="6A74112E" w:rsidR="0EA68820">
        <w:rPr>
          <w:sz w:val="24"/>
          <w:szCs w:val="24"/>
        </w:rPr>
        <w:t>safetensor</w:t>
      </w:r>
      <w:r w:rsidRPr="6A74112E" w:rsidR="0EA68820">
        <w:rPr>
          <w:sz w:val="24"/>
          <w:szCs w:val="24"/>
        </w:rPr>
        <w:t>s</w:t>
      </w:r>
      <w:r w:rsidRPr="6A74112E" w:rsidR="0EA68820">
        <w:rPr>
          <w:sz w:val="24"/>
          <w:szCs w:val="24"/>
        </w:rPr>
        <w:t xml:space="preserve"> files to make them safer, </w:t>
      </w:r>
      <w:r w:rsidRPr="6A74112E" w:rsidR="0EA68820">
        <w:rPr>
          <w:sz w:val="24"/>
          <w:szCs w:val="24"/>
        </w:rPr>
        <w:t>faster</w:t>
      </w:r>
      <w:r w:rsidRPr="6A74112E" w:rsidR="0EA68820">
        <w:rPr>
          <w:sz w:val="24"/>
          <w:szCs w:val="24"/>
        </w:rPr>
        <w:t xml:space="preserve"> and </w:t>
      </w:r>
      <w:r w:rsidRPr="6A74112E" w:rsidR="0EA68820">
        <w:rPr>
          <w:sz w:val="24"/>
          <w:szCs w:val="24"/>
        </w:rPr>
        <w:t xml:space="preserve">portable across </w:t>
      </w:r>
      <w:r w:rsidRPr="6A74112E" w:rsidR="32C19190">
        <w:rPr>
          <w:sz w:val="24"/>
          <w:szCs w:val="24"/>
        </w:rPr>
        <w:t>P</w:t>
      </w:r>
      <w:r w:rsidRPr="6A74112E" w:rsidR="7F7499D0">
        <w:rPr>
          <w:sz w:val="24"/>
          <w:szCs w:val="24"/>
        </w:rPr>
        <w:t>yTorch</w:t>
      </w:r>
      <w:r w:rsidRPr="6A74112E" w:rsidR="7F7499D0">
        <w:rPr>
          <w:sz w:val="24"/>
          <w:szCs w:val="24"/>
        </w:rPr>
        <w:t xml:space="preserve"> and TF/JAX removing the need for any format conversions. Due to this change, </w:t>
      </w:r>
      <w:r w:rsidRPr="6A74112E" w:rsidR="7E48A229">
        <w:rPr>
          <w:sz w:val="24"/>
          <w:szCs w:val="24"/>
        </w:rPr>
        <w:t>some versi</w:t>
      </w:r>
      <w:r w:rsidRPr="6A74112E" w:rsidR="7E48A229">
        <w:rPr>
          <w:sz w:val="24"/>
          <w:szCs w:val="24"/>
        </w:rPr>
        <w:t xml:space="preserve">ons of Transformers </w:t>
      </w:r>
      <w:r w:rsidRPr="6A74112E" w:rsidR="5A9B81DF">
        <w:rPr>
          <w:sz w:val="24"/>
          <w:szCs w:val="24"/>
        </w:rPr>
        <w:t>still tried fetching the whole dictionary as they would try to do with .bin files and that caused our model compilation to fail</w:t>
      </w:r>
      <w:r w:rsidRPr="6A74112E" w:rsidR="3F6C3BC9">
        <w:rPr>
          <w:sz w:val="24"/>
          <w:szCs w:val="24"/>
        </w:rPr>
        <w:t xml:space="preserve"> as the </w:t>
      </w:r>
      <w:r w:rsidRPr="6A74112E" w:rsidR="3F6C3BC9">
        <w:rPr>
          <w:sz w:val="24"/>
          <w:szCs w:val="24"/>
        </w:rPr>
        <w:t>new approach</w:t>
      </w:r>
      <w:r w:rsidRPr="6A74112E" w:rsidR="3F6C3BC9">
        <w:rPr>
          <w:sz w:val="24"/>
          <w:szCs w:val="24"/>
        </w:rPr>
        <w:t xml:space="preserve"> uses a </w:t>
      </w:r>
      <w:r w:rsidRPr="6A74112E" w:rsidR="3F6C3BC9">
        <w:rPr>
          <w:sz w:val="24"/>
          <w:szCs w:val="24"/>
        </w:rPr>
        <w:t>SafeOpen</w:t>
      </w:r>
      <w:r w:rsidRPr="6A74112E" w:rsidR="3F6C3BC9">
        <w:rPr>
          <w:sz w:val="24"/>
          <w:szCs w:val="24"/>
        </w:rPr>
        <w:t xml:space="preserve"> object instead</w:t>
      </w:r>
      <w:r w:rsidRPr="6A74112E" w:rsidR="5A9B81DF">
        <w:rPr>
          <w:sz w:val="24"/>
          <w:szCs w:val="24"/>
        </w:rPr>
        <w:t xml:space="preserve">. Finding </w:t>
      </w:r>
      <w:r w:rsidRPr="6A74112E" w:rsidR="3F24CDB9">
        <w:rPr>
          <w:sz w:val="24"/>
          <w:szCs w:val="24"/>
        </w:rPr>
        <w:t xml:space="preserve">a </w:t>
      </w:r>
      <w:r w:rsidRPr="6A74112E" w:rsidR="5A9B81DF">
        <w:rPr>
          <w:sz w:val="24"/>
          <w:szCs w:val="24"/>
        </w:rPr>
        <w:t>solution to this problem, took multiple hou</w:t>
      </w:r>
      <w:r w:rsidRPr="6A74112E" w:rsidR="5A9B81DF">
        <w:rPr>
          <w:sz w:val="24"/>
          <w:szCs w:val="24"/>
        </w:rPr>
        <w:t xml:space="preserve">rs for us </w:t>
      </w:r>
      <w:r w:rsidRPr="6A74112E" w:rsidR="54ABA280">
        <w:rPr>
          <w:sz w:val="24"/>
          <w:szCs w:val="24"/>
        </w:rPr>
        <w:t xml:space="preserve">as this was a recent change but </w:t>
      </w:r>
      <w:r w:rsidRPr="6A74112E" w:rsidR="54ABA280">
        <w:rPr>
          <w:sz w:val="24"/>
          <w:szCs w:val="24"/>
        </w:rPr>
        <w:t>finally</w:t>
      </w:r>
      <w:r w:rsidRPr="6A74112E" w:rsidR="0EC7422E">
        <w:rPr>
          <w:sz w:val="24"/>
          <w:szCs w:val="24"/>
        </w:rPr>
        <w:t>,</w:t>
      </w:r>
      <w:r w:rsidRPr="6A74112E" w:rsidR="54ABA280">
        <w:rPr>
          <w:sz w:val="24"/>
          <w:szCs w:val="24"/>
        </w:rPr>
        <w:t xml:space="preserve"> we figured out that we needed to upgrade </w:t>
      </w:r>
      <w:r w:rsidRPr="6A74112E" w:rsidR="474BD4E2">
        <w:rPr>
          <w:sz w:val="24"/>
          <w:szCs w:val="24"/>
        </w:rPr>
        <w:t xml:space="preserve">both the transformers and </w:t>
      </w:r>
      <w:r w:rsidRPr="6A74112E" w:rsidR="474BD4E2">
        <w:rPr>
          <w:sz w:val="24"/>
          <w:szCs w:val="24"/>
        </w:rPr>
        <w:t>safetensors</w:t>
      </w:r>
      <w:r w:rsidRPr="6A74112E" w:rsidR="474BD4E2">
        <w:rPr>
          <w:sz w:val="24"/>
          <w:szCs w:val="24"/>
        </w:rPr>
        <w:t xml:space="preserve"> versions and specifically mention in the model calls to convert it from </w:t>
      </w:r>
      <w:r w:rsidRPr="6A74112E" w:rsidR="6A76A081">
        <w:rPr>
          <w:sz w:val="24"/>
          <w:szCs w:val="24"/>
        </w:rPr>
        <w:t>P</w:t>
      </w:r>
      <w:r w:rsidRPr="6A74112E" w:rsidR="474BD4E2">
        <w:rPr>
          <w:sz w:val="24"/>
          <w:szCs w:val="24"/>
        </w:rPr>
        <w:t>yTorch</w:t>
      </w:r>
      <w:r w:rsidRPr="6A74112E" w:rsidR="474BD4E2">
        <w:rPr>
          <w:sz w:val="24"/>
          <w:szCs w:val="24"/>
        </w:rPr>
        <w:t xml:space="preserve"> to TensorFlow.</w:t>
      </w:r>
    </w:p>
    <w:p w:rsidR="422337A1" w:rsidP="6A74112E" w:rsidRDefault="422337A1" w14:paraId="17BF7A2A" w14:textId="58112E74">
      <w:pPr>
        <w:pStyle w:val="Normal"/>
        <w:spacing w:line="276" w:lineRule="auto"/>
        <w:ind w:firstLine="420"/>
        <w:jc w:val="both"/>
        <w:rPr>
          <w:sz w:val="24"/>
          <w:szCs w:val="24"/>
        </w:rPr>
      </w:pPr>
      <w:r w:rsidRPr="6A74112E" w:rsidR="453A5D1B">
        <w:rPr>
          <w:sz w:val="24"/>
          <w:szCs w:val="24"/>
        </w:rPr>
        <w:t xml:space="preserve">Implementing </w:t>
      </w:r>
      <w:r w:rsidRPr="6A74112E" w:rsidR="453A5D1B">
        <w:rPr>
          <w:sz w:val="24"/>
          <w:szCs w:val="24"/>
        </w:rPr>
        <w:t>TextCNN</w:t>
      </w:r>
      <w:r w:rsidRPr="6A74112E" w:rsidR="453A5D1B">
        <w:rPr>
          <w:sz w:val="24"/>
          <w:szCs w:val="24"/>
        </w:rPr>
        <w:t xml:space="preserve"> as another input layer for the combined novel deep learning architecture was </w:t>
      </w:r>
      <w:r w:rsidRPr="6A74112E" w:rsidR="446AF5D6">
        <w:rPr>
          <w:sz w:val="24"/>
          <w:szCs w:val="24"/>
        </w:rPr>
        <w:t xml:space="preserve">something that we expected to </w:t>
      </w:r>
      <w:r w:rsidRPr="6A74112E" w:rsidR="446AF5D6">
        <w:rPr>
          <w:sz w:val="24"/>
          <w:szCs w:val="24"/>
        </w:rPr>
        <w:t xml:space="preserve">be </w:t>
      </w:r>
      <w:r w:rsidRPr="6A74112E" w:rsidR="0C0EED68">
        <w:rPr>
          <w:sz w:val="24"/>
          <w:szCs w:val="24"/>
        </w:rPr>
        <w:t xml:space="preserve">less challenging as compared to other parts of work as the steps </w:t>
      </w:r>
      <w:r w:rsidRPr="6A74112E" w:rsidR="5B8A555F">
        <w:rPr>
          <w:sz w:val="24"/>
          <w:szCs w:val="24"/>
        </w:rPr>
        <w:t>to process text inputs</w:t>
      </w:r>
      <w:r w:rsidRPr="6A74112E" w:rsidR="5B8A555F">
        <w:rPr>
          <w:sz w:val="24"/>
          <w:szCs w:val="24"/>
        </w:rPr>
        <w:t xml:space="preserve"> into the CNN model was quite a standard process. CNN models need a fixed length input </w:t>
      </w:r>
      <w:r w:rsidRPr="6A74112E" w:rsidR="743C4E19">
        <w:rPr>
          <w:sz w:val="24"/>
          <w:szCs w:val="24"/>
        </w:rPr>
        <w:t xml:space="preserve">and as we ensured that we </w:t>
      </w:r>
      <w:r w:rsidRPr="6A74112E" w:rsidR="4AAE1BFE">
        <w:rPr>
          <w:sz w:val="24"/>
          <w:szCs w:val="24"/>
        </w:rPr>
        <w:t>were</w:t>
      </w:r>
      <w:r w:rsidRPr="6A74112E" w:rsidR="743C4E19">
        <w:rPr>
          <w:sz w:val="24"/>
          <w:szCs w:val="24"/>
        </w:rPr>
        <w:t xml:space="preserve"> padding our input text to </w:t>
      </w:r>
      <w:r w:rsidRPr="6A74112E" w:rsidR="3A49CDC1">
        <w:rPr>
          <w:sz w:val="24"/>
          <w:szCs w:val="24"/>
        </w:rPr>
        <w:t xml:space="preserve">the fixed sequence length, we </w:t>
      </w:r>
      <w:r w:rsidRPr="6A74112E" w:rsidR="3A49CDC1">
        <w:rPr>
          <w:sz w:val="24"/>
          <w:szCs w:val="24"/>
        </w:rPr>
        <w:t>did</w:t>
      </w:r>
      <w:r w:rsidRPr="6A74112E" w:rsidR="34753D6B">
        <w:rPr>
          <w:sz w:val="24"/>
          <w:szCs w:val="24"/>
        </w:rPr>
        <w:t xml:space="preserve"> </w:t>
      </w:r>
      <w:r w:rsidRPr="6A74112E" w:rsidR="3A49CDC1">
        <w:rPr>
          <w:sz w:val="24"/>
          <w:szCs w:val="24"/>
        </w:rPr>
        <w:t>n</w:t>
      </w:r>
      <w:r w:rsidRPr="6A74112E" w:rsidR="7C572885">
        <w:rPr>
          <w:sz w:val="24"/>
          <w:szCs w:val="24"/>
        </w:rPr>
        <w:t>o</w:t>
      </w:r>
      <w:r w:rsidRPr="6A74112E" w:rsidR="3A49CDC1">
        <w:rPr>
          <w:sz w:val="24"/>
          <w:szCs w:val="24"/>
        </w:rPr>
        <w:t>t</w:t>
      </w:r>
      <w:r w:rsidRPr="6A74112E" w:rsidR="3A49CDC1">
        <w:rPr>
          <w:sz w:val="24"/>
          <w:szCs w:val="24"/>
        </w:rPr>
        <w:t xml:space="preserve"> expect much of a challenge with the complete integration.</w:t>
      </w:r>
      <w:r w:rsidRPr="6A74112E" w:rsidR="3F98B7D6">
        <w:rPr>
          <w:sz w:val="24"/>
          <w:szCs w:val="24"/>
        </w:rPr>
        <w:t xml:space="preserve"> </w:t>
      </w:r>
    </w:p>
    <w:p w:rsidR="00787FD4" w:rsidP="6A74112E" w:rsidRDefault="00787FD4" w14:paraId="64C408F0" w14:textId="72A93E06">
      <w:pPr>
        <w:spacing w:line="276" w:lineRule="auto"/>
        <w:ind w:firstLine="420"/>
        <w:jc w:val="both"/>
        <w:rPr>
          <w:sz w:val="24"/>
          <w:szCs w:val="24"/>
        </w:rPr>
      </w:pPr>
      <w:r w:rsidRPr="2097CD74" w:rsidR="1963B8DD">
        <w:rPr>
          <w:sz w:val="24"/>
          <w:szCs w:val="24"/>
        </w:rPr>
        <w:t xml:space="preserve">Another difficulty we predicted was long running times for the model because of a lack of a GPU on our machines. Originally, we expected we could mitigate this by using </w:t>
      </w:r>
      <w:r w:rsidRPr="2097CD74" w:rsidR="1963B8DD">
        <w:rPr>
          <w:sz w:val="24"/>
          <w:szCs w:val="24"/>
        </w:rPr>
        <w:t>DistilBERT</w:t>
      </w:r>
      <w:r w:rsidRPr="2097CD74" w:rsidR="1963B8DD">
        <w:rPr>
          <w:sz w:val="24"/>
          <w:szCs w:val="24"/>
        </w:rPr>
        <w:t xml:space="preserve"> instead of the </w:t>
      </w:r>
      <w:r w:rsidRPr="2097CD74" w:rsidR="1963B8DD">
        <w:rPr>
          <w:sz w:val="24"/>
          <w:szCs w:val="24"/>
        </w:rPr>
        <w:t>GoEmotions</w:t>
      </w:r>
      <w:r w:rsidRPr="2097CD74" w:rsidR="1963B8DD">
        <w:rPr>
          <w:sz w:val="24"/>
          <w:szCs w:val="24"/>
        </w:rPr>
        <w:t xml:space="preserve"> BERT; </w:t>
      </w:r>
      <w:r w:rsidRPr="2097CD74" w:rsidR="1963B8DD">
        <w:rPr>
          <w:sz w:val="24"/>
          <w:szCs w:val="24"/>
        </w:rPr>
        <w:t>DistilBERT</w:t>
      </w:r>
      <w:r w:rsidRPr="2097CD74" w:rsidR="1963B8DD">
        <w:rPr>
          <w:sz w:val="24"/>
          <w:szCs w:val="24"/>
        </w:rPr>
        <w:t xml:space="preserve"> was specifically designed to be a smaller, faster version of BERT. Unfortunately, even with </w:t>
      </w:r>
      <w:r w:rsidRPr="2097CD74" w:rsidR="1963B8DD">
        <w:rPr>
          <w:sz w:val="24"/>
          <w:szCs w:val="24"/>
        </w:rPr>
        <w:t>DistilBERT</w:t>
      </w:r>
      <w:r w:rsidRPr="2097CD74" w:rsidR="1963B8DD">
        <w:rPr>
          <w:sz w:val="24"/>
          <w:szCs w:val="24"/>
        </w:rPr>
        <w:t xml:space="preserve">, it took </w:t>
      </w:r>
      <w:r w:rsidRPr="2097CD74" w:rsidR="1963B8DD">
        <w:rPr>
          <w:sz w:val="24"/>
          <w:szCs w:val="24"/>
        </w:rPr>
        <w:t>approximately an</w:t>
      </w:r>
      <w:r w:rsidRPr="2097CD74" w:rsidR="1963B8DD">
        <w:rPr>
          <w:sz w:val="24"/>
          <w:szCs w:val="24"/>
        </w:rPr>
        <w:t xml:space="preserve"> hour for a single epoch to finish, resulting in 4+ hours to complete one training run every time we wanted to make a change</w:t>
      </w:r>
      <w:r w:rsidRPr="2097CD74" w:rsidR="7425577B">
        <w:rPr>
          <w:sz w:val="24"/>
          <w:szCs w:val="24"/>
        </w:rPr>
        <w:t xml:space="preserve">. We eventually migrated to running it in Google </w:t>
      </w:r>
      <w:r w:rsidRPr="2097CD74" w:rsidR="7425577B">
        <w:rPr>
          <w:sz w:val="24"/>
          <w:szCs w:val="24"/>
        </w:rPr>
        <w:t>Colab</w:t>
      </w:r>
      <w:r w:rsidRPr="2097CD74" w:rsidR="7425577B">
        <w:rPr>
          <w:sz w:val="24"/>
          <w:szCs w:val="24"/>
        </w:rPr>
        <w:t xml:space="preserve">, which </w:t>
      </w:r>
      <w:r w:rsidRPr="2097CD74" w:rsidR="7425577B">
        <w:rPr>
          <w:sz w:val="24"/>
          <w:szCs w:val="24"/>
        </w:rPr>
        <w:t>generally decreased</w:t>
      </w:r>
      <w:r w:rsidRPr="2097CD74" w:rsidR="7425577B">
        <w:rPr>
          <w:sz w:val="24"/>
          <w:szCs w:val="24"/>
        </w:rPr>
        <w:t xml:space="preserve"> the model training code to only taking about a half hour.</w:t>
      </w:r>
    </w:p>
    <w:p w:rsidR="673574F8" w:rsidP="6A74112E" w:rsidRDefault="673574F8" w14:paraId="4CC4C0F8" w14:textId="2DD8CA84">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firstLine="420"/>
        <w:jc w:val="both"/>
        <w:rPr>
          <w:sz w:val="24"/>
          <w:szCs w:val="24"/>
        </w:rPr>
      </w:pPr>
      <w:r w:rsidRPr="6A74112E" w:rsidR="01570FAA">
        <w:rPr>
          <w:sz w:val="24"/>
          <w:szCs w:val="24"/>
        </w:rPr>
        <w:t>But o</w:t>
      </w:r>
      <w:r w:rsidRPr="6A74112E" w:rsidR="01570FAA">
        <w:rPr>
          <w:sz w:val="24"/>
          <w:szCs w:val="24"/>
        </w:rPr>
        <w:t xml:space="preserve">ur most critical challenge was the data imbalance prevalent in the original </w:t>
      </w:r>
      <w:r w:rsidRPr="6A74112E" w:rsidR="01570FAA">
        <w:rPr>
          <w:sz w:val="24"/>
          <w:szCs w:val="24"/>
        </w:rPr>
        <w:t>GoEmotions</w:t>
      </w:r>
      <w:r w:rsidRPr="6A74112E" w:rsidR="01570FAA">
        <w:rPr>
          <w:sz w:val="24"/>
          <w:szCs w:val="24"/>
        </w:rPr>
        <w:t xml:space="preserve"> dataset. We could see that the data had an overwhelmingly </w:t>
      </w:r>
      <w:r w:rsidRPr="6A74112E" w:rsidR="01570FAA">
        <w:rPr>
          <w:sz w:val="24"/>
          <w:szCs w:val="24"/>
        </w:rPr>
        <w:t>large number</w:t>
      </w:r>
      <w:r w:rsidRPr="6A74112E" w:rsidR="01570FAA">
        <w:rPr>
          <w:sz w:val="24"/>
          <w:szCs w:val="24"/>
        </w:rPr>
        <w:t xml:space="preserve"> of ‘neutral’ class records within it which would create model bias towards the majority class. This </w:t>
      </w:r>
      <w:r w:rsidRPr="6A74112E" w:rsidR="01570FAA">
        <w:rPr>
          <w:sz w:val="24"/>
          <w:szCs w:val="24"/>
        </w:rPr>
        <w:t>possibly has</w:t>
      </w:r>
      <w:r w:rsidRPr="6A74112E" w:rsidR="01570FAA">
        <w:rPr>
          <w:sz w:val="24"/>
          <w:szCs w:val="24"/>
        </w:rPr>
        <w:t xml:space="preserve"> been another </w:t>
      </w:r>
      <w:r w:rsidRPr="6A74112E" w:rsidR="01570FAA">
        <w:rPr>
          <w:sz w:val="24"/>
          <w:szCs w:val="24"/>
        </w:rPr>
        <w:t>reason why</w:t>
      </w:r>
      <w:r w:rsidRPr="6A74112E" w:rsidR="01570FAA">
        <w:rPr>
          <w:sz w:val="24"/>
          <w:szCs w:val="24"/>
        </w:rPr>
        <w:t xml:space="preserve"> prior works on the </w:t>
      </w:r>
      <w:r w:rsidRPr="6A74112E" w:rsidR="01570FAA">
        <w:rPr>
          <w:sz w:val="24"/>
          <w:szCs w:val="24"/>
        </w:rPr>
        <w:t>GoEmotions</w:t>
      </w:r>
      <w:r w:rsidRPr="6A74112E" w:rsidR="01570FAA">
        <w:rPr>
          <w:sz w:val="24"/>
          <w:szCs w:val="24"/>
        </w:rPr>
        <w:t xml:space="preserve"> dataset do tend to show poorer performance. While some of the usual approaches to solving for data imbalances are random oversampling of minority classes, random </w:t>
      </w:r>
      <w:r w:rsidRPr="6A74112E" w:rsidR="01570FAA">
        <w:rPr>
          <w:sz w:val="24"/>
          <w:szCs w:val="24"/>
        </w:rPr>
        <w:t>undersampling</w:t>
      </w:r>
      <w:r w:rsidRPr="6A74112E" w:rsidR="01570FAA">
        <w:rPr>
          <w:sz w:val="24"/>
          <w:szCs w:val="24"/>
        </w:rPr>
        <w:t xml:space="preserve"> of majority classes, and synthetic minority oversampling, we instead opted on using weighted loss function to update our custom loss function to account for the class imbalance.</w:t>
      </w:r>
    </w:p>
    <w:p w:rsidRPr="00285DC5" w:rsidR="0023462D" w:rsidP="6A74112E" w:rsidRDefault="00AE0458" w14:paraId="3DC37651" w14:textId="4A4B8272">
      <w:pPr>
        <w:pStyle w:val="Heading2"/>
        <w:spacing w:line="276" w:lineRule="auto"/>
        <w:jc w:val="both"/>
        <w:rPr/>
      </w:pPr>
      <w:bookmarkStart w:name="_Toc33129277" w:id="12"/>
      <w:bookmarkStart w:name="_Toc1597113442" w:id="1035297002"/>
      <w:r w:rsidR="5B1CEF44">
        <w:rPr/>
        <w:t>RELATED WORKS</w:t>
      </w:r>
      <w:bookmarkEnd w:id="12"/>
      <w:bookmarkEnd w:id="1035297002"/>
    </w:p>
    <w:p w:rsidRPr="00B65F22" w:rsidR="00910249" w:rsidP="6A74112E" w:rsidRDefault="00910249" w14:paraId="50712713" w14:textId="22B2E83B">
      <w:pPr>
        <w:pStyle w:val="Normal"/>
        <w:spacing w:line="276" w:lineRule="auto"/>
        <w:ind w:left="0" w:firstLine="576"/>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6A74112E" w:rsidR="5D39DCF4">
        <w:rPr>
          <w:rFonts w:ascii="Times New Roman" w:hAnsi="Arial Unicode MS" w:eastAsia="Arial Unicode MS" w:cs="Arial Unicode MS" w:asciiTheme="minorAscii" w:hAnsiTheme="minorAscii" w:eastAsiaTheme="minorAscii" w:cstheme="minorBidi"/>
          <w:color w:val="000000" w:themeColor="text1" w:themeTint="FF" w:themeShade="FF"/>
          <w:sz w:val="24"/>
          <w:szCs w:val="24"/>
          <w:lang w:eastAsia="en-US" w:bidi="ar-SA"/>
        </w:rPr>
        <w:t>The foundati</w:t>
      </w:r>
      <w:r w:rsidRPr="6A74112E" w:rsidR="5D39DCF4">
        <w:rPr>
          <w:sz w:val="24"/>
          <w:szCs w:val="24"/>
        </w:rPr>
        <w:t xml:space="preserve">on of our project relies </w:t>
      </w:r>
      <w:r w:rsidRPr="6A74112E" w:rsidR="110CE236">
        <w:rPr>
          <w:sz w:val="24"/>
          <w:szCs w:val="24"/>
        </w:rPr>
        <w:t xml:space="preserve">on </w:t>
      </w:r>
      <w:r w:rsidRPr="6A74112E" w:rsidR="67C683AC">
        <w:rPr>
          <w:sz w:val="24"/>
          <w:szCs w:val="24"/>
        </w:rPr>
        <w:t>three</w:t>
      </w:r>
      <w:r w:rsidRPr="6A74112E" w:rsidR="110CE236">
        <w:rPr>
          <w:sz w:val="24"/>
          <w:szCs w:val="24"/>
        </w:rPr>
        <w:t xml:space="preserve"> studies. The first is, of course, </w:t>
      </w:r>
      <w:r w:rsidRPr="6A74112E" w:rsidR="5D39DCF4">
        <w:rPr>
          <w:sz w:val="24"/>
          <w:szCs w:val="24"/>
        </w:rPr>
        <w:t xml:space="preserve">the </w:t>
      </w:r>
      <w:r w:rsidRPr="6A74112E" w:rsidR="5D39DCF4">
        <w:rPr>
          <w:sz w:val="24"/>
          <w:szCs w:val="24"/>
        </w:rPr>
        <w:t>GoEmotions</w:t>
      </w:r>
      <w:r w:rsidRPr="6A74112E" w:rsidR="5D39DCF4">
        <w:rPr>
          <w:sz w:val="24"/>
          <w:szCs w:val="24"/>
        </w:rPr>
        <w:t xml:space="preserve"> project </w:t>
      </w:r>
      <w:r w:rsidRPr="6A74112E" w:rsidR="5D39DCF4">
        <w:rPr>
          <w:sz w:val="24"/>
          <w:szCs w:val="24"/>
        </w:rPr>
        <w:t xml:space="preserve">conducted by the </w:t>
      </w:r>
      <w:r w:rsidRPr="6A74112E" w:rsidR="751216E1">
        <w:rPr>
          <w:sz w:val="24"/>
          <w:szCs w:val="24"/>
        </w:rPr>
        <w:t>Google</w:t>
      </w:r>
      <w:r w:rsidRPr="6A74112E" w:rsidR="67677D8E">
        <w:rPr>
          <w:sz w:val="24"/>
          <w:szCs w:val="24"/>
        </w:rPr>
        <w:t xml:space="preserve"> </w:t>
      </w:r>
      <w:r w:rsidRPr="6A74112E" w:rsidR="751216E1">
        <w:rPr>
          <w:sz w:val="24"/>
          <w:szCs w:val="24"/>
        </w:rPr>
        <w:t>Research Team.</w:t>
      </w:r>
      <w:r w:rsidRPr="6A74112E" w:rsidR="6E710C41">
        <w:rPr>
          <w:sz w:val="24"/>
          <w:szCs w:val="24"/>
        </w:rPr>
        <w:t xml:space="preserve"> In </w:t>
      </w:r>
      <w:sdt>
        <w:sdtPr>
          <w:id w:val="1781009181"/>
          <w:tag w:val="MENDELEY_CITATION_v3_eyJjaXRhdGlvbklEIjoiTUVOREVMRVlfQ0lUQVRJT05fOWI0Yzk5ODUtZmEzMC00MTlhLTljM2YtNGExMTQyYWZjZGY3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
          <w:placeholder>
            <w:docPart w:val="DefaultPlaceholder_-1854013440"/>
          </w:placeholder>
          <w:rPr>
            <w:b w:val="0"/>
            <w:bCs w:val="0"/>
            <w:color w:val="000000" w:themeColor="text1" w:themeTint="FF" w:themeShade="FF"/>
            <w:sz w:val="24"/>
            <w:szCs w:val="24"/>
            <w:u w:val="none"/>
            <w:vertAlign w:val="baseline"/>
          </w:rPr>
        </w:sdtPr>
        <w:sdtContent>
          <w:r w:rsidRPr="6A74112E" w:rsidR="6A74112E">
            <w:rPr>
              <w:b w:val="0"/>
              <w:bCs w:val="0"/>
              <w:color w:val="000000" w:themeColor="text1" w:themeTint="FF" w:themeShade="FF"/>
              <w:sz w:val="24"/>
              <w:szCs w:val="24"/>
              <w:u w:val="none"/>
              <w:vertAlign w:val="baseline"/>
            </w:rPr>
            <w:t>(Demszky et al. 2020)</w:t>
          </w:r>
        </w:sdtContent>
      </w:sdt>
      <w:r w:rsidRPr="6A74112E" w:rsidR="16C5F19F">
        <w:rPr>
          <w:sz w:val="24"/>
          <w:szCs w:val="24"/>
        </w:rPr>
        <w:t>'s</w:t>
      </w:r>
      <w:r w:rsidRPr="6A74112E" w:rsidR="11634A65">
        <w:rPr>
          <w:sz w:val="24"/>
          <w:szCs w:val="24"/>
        </w:rPr>
        <w:t xml:space="preserve"> </w:t>
      </w:r>
      <w:r w:rsidRPr="6A74112E" w:rsidR="11634A65">
        <w:rPr>
          <w:sz w:val="24"/>
          <w:szCs w:val="24"/>
        </w:rPr>
        <w:t xml:space="preserve">project  </w:t>
      </w:r>
      <w:r w:rsidRPr="6A74112E" w:rsidR="11634A6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6A74112E" w:rsidR="11634A6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GoEmotions</w:t>
      </w:r>
      <w:r w:rsidRPr="6A74112E" w:rsidR="11634A6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A Dataset of Fine-Grained Emotions</w:t>
      </w:r>
      <w:r w:rsidRPr="6A74112E" w:rsidR="784428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6A74112E" w:rsidR="165ECA3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team describes the process behind the collection and optimization of the </w:t>
      </w:r>
      <w:r w:rsidRPr="6A74112E" w:rsidR="165ECA3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GoEmotions</w:t>
      </w:r>
      <w:r w:rsidRPr="6A74112E" w:rsidR="165ECA3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dataset that we used as a basis for our</w:t>
      </w:r>
      <w:r w:rsidRPr="6A74112E" w:rsidR="50230C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project, as well as the reasoning behind their choices in the development of the BERT-based model they used to conduct sentiment analysis on the texts they collected</w:t>
      </w:r>
      <w:r w:rsidRPr="6A74112E" w:rsidR="6DB6B61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Their mechanisms and our incorporation thereof with be expanded on throughout our discussion of our project</w:t>
      </w:r>
      <w:r w:rsidRPr="6A74112E" w:rsidR="76B5BB0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Pr="00B65F22" w:rsidR="00910249" w:rsidP="6A74112E" w:rsidRDefault="00910249" w14:paraId="69565DAE" w14:textId="7E8DF0AB">
      <w:pPr>
        <w:pStyle w:val="Normal"/>
        <w:spacing w:line="276" w:lineRule="auto"/>
        <w:ind w:left="0" w:firstLine="576"/>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pPr>
      <w:r w:rsidRPr="6A74112E" w:rsidR="5EC261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second foundational study for our project is Sanh, et al.'s "</w:t>
      </w:r>
      <w:r w:rsidRPr="6A74112E" w:rsidR="5EC261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DistilBERT</w:t>
      </w:r>
      <w:r w:rsidRPr="6A74112E" w:rsidR="5EC261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a distilled version of BERT: smaller, faster, cheaper and lighter"</w:t>
      </w:r>
      <w:r w:rsidRPr="6A74112E" w:rsidR="53E201B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34A50F1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One of our first tasks prior to completing the project proposal was </w:t>
      </w:r>
      <w:r w:rsidRPr="6A74112E" w:rsidR="34A50F1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identifying</w:t>
      </w:r>
      <w:r w:rsidRPr="6A74112E" w:rsidR="34A50F1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 version of BERT that was small</w:t>
      </w:r>
      <w:r w:rsidRPr="6A74112E" w:rsidR="31B1DB8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er and faster to run than base </w:t>
      </w:r>
      <w:r w:rsidRPr="6A74112E" w:rsidR="31B1DB8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BERT but</w:t>
      </w:r>
      <w:r w:rsidRPr="6A74112E" w:rsidR="31B1DB8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still had decent metrics. For this, we chose </w:t>
      </w:r>
      <w:r w:rsidRPr="6A74112E" w:rsidR="31B1DB8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DistilBERT</w:t>
      </w:r>
      <w:r w:rsidRPr="6A74112E" w:rsidR="31B1DB8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which was developed and described by</w:t>
      </w:r>
      <w:r w:rsidRPr="6A74112E" w:rsidR="7DF2DE2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Sanh et al in </w:t>
      </w:r>
      <w:r w:rsidRPr="6A74112E" w:rsidR="5EEB0E5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their research project</w:t>
      </w:r>
      <w:r w:rsidRPr="6A74112E" w:rsidR="7DF2DE2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6A74112E" w:rsidR="2CDED8B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7DF2DE2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DistilBERT</w:t>
      </w:r>
      <w:r w:rsidRPr="6A74112E" w:rsidR="7DF2DE2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was designed to be </w:t>
      </w:r>
      <w:r w:rsidRPr="6A74112E" w:rsidR="3114F2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 compressed model</w:t>
      </w:r>
      <w:r w:rsidRPr="6A74112E" w:rsidR="2A8E13E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where it is trained to replicate the results of a larger model but with less resources</w:t>
      </w:r>
      <w:r w:rsidRPr="6A74112E" w:rsidR="5F12B67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training time involved. </w:t>
      </w:r>
      <w:r w:rsidRPr="6A74112E" w:rsidR="5F12B67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DistilBERT</w:t>
      </w:r>
      <w:r w:rsidRPr="6A74112E" w:rsidR="5F12B67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was evaluated in that study to have 97% of the metrics performance of</w:t>
      </w:r>
      <w:r w:rsidRPr="6A74112E" w:rsidR="34A50F1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777F910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base BERT, </w:t>
      </w:r>
      <w:r w:rsidRPr="6A74112E" w:rsidR="6FC300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while having 40% of the size and running 60% faster, making it </w:t>
      </w:r>
      <w:r w:rsidRPr="6A74112E" w:rsidR="6FC300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 good choice</w:t>
      </w:r>
      <w:r w:rsidRPr="6A74112E" w:rsidR="6FC300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7CF6D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to aid in the resolution of our challenge with processing resources for our project.</w:t>
      </w:r>
      <w:r w:rsidRPr="6A74112E" w:rsidR="3B09C5E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sdt>
        <w:sdtPr>
          <w:id w:val="850176796"/>
          <w:tag w:val="MENDELEY_CITATION_v3_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"/>
          <w:placeholder>
            <w:docPart w:val="DefaultPlaceholder_-1854013440"/>
          </w:placehold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sdtPr>
        <w:sdtContent>
          <w:r w:rsidRPr="6A74112E" w:rsidR="0E43776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(Sanh et al. 2019)</w:t>
          </w:r>
        </w:sdtContent>
      </w:sdt>
    </w:p>
    <w:p w:rsidRPr="00B65F22" w:rsidR="00910249" w:rsidP="6A74112E" w:rsidRDefault="00910249" w14:paraId="5FC063E9" w14:textId="238F05C9">
      <w:pPr>
        <w:pStyle w:val="Normal"/>
        <w:spacing w:line="276" w:lineRule="auto"/>
        <w:ind w:left="0" w:firstLine="576"/>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6A74112E" w:rsidR="716117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original </w:t>
      </w:r>
      <w:r w:rsidRPr="6A74112E" w:rsidR="716117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GoEmotions</w:t>
      </w:r>
      <w:r w:rsidRPr="6A74112E" w:rsidR="716117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study used BERT alone to conduct sentiment analysis, but there have been a variety of other studies con</w:t>
      </w:r>
      <w:r w:rsidRPr="6A74112E" w:rsidR="40C6CAC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ducted that propose and evaluate other architectures.</w:t>
      </w:r>
      <w:r w:rsidRPr="6A74112E" w:rsidR="10621CA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results of these studies helped us refine the path we chose to go down in implementing our own model to perform sentiment analysis on the </w:t>
      </w:r>
      <w:r w:rsidRPr="6A74112E" w:rsidR="10621CA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GoEmotions</w:t>
      </w:r>
      <w:r w:rsidRPr="6A74112E" w:rsidR="10621CA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dataset.</w:t>
      </w:r>
    </w:p>
    <w:p w:rsidRPr="00B65F22" w:rsidR="00910249" w:rsidP="6A74112E" w:rsidRDefault="00910249" w14:paraId="64B4A00F" w14:textId="4EBD2C3B">
      <w:pPr>
        <w:pStyle w:val="Normal"/>
        <w:spacing w:line="276" w:lineRule="auto"/>
        <w:ind w:left="0" w:firstLine="576"/>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6A74112E" w:rsidR="10621CA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first study we referenced was </w:t>
      </w:r>
      <w:sdt>
        <w:sdtPr>
          <w:id w:val="1277338655"/>
          <w:tag w:val="MENDELEY_CITATION_v3_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"/>
          <w:placeholder>
            <w:docPart w:val="DefaultPlaceholder_-1854013440"/>
          </w:placehold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sdtPr>
        <w:sdtContent>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(A</w:t>
          </w:r>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bas et al. 2</w:t>
          </w:r>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022)</w:t>
          </w:r>
        </w:sdtContent>
      </w:sdt>
      <w:r w:rsidRPr="6A74112E" w:rsidR="0486470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w:t>
      </w:r>
      <w:r w:rsidRPr="6A74112E" w:rsidR="10621CA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10621CA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BERT-CNN: A </w:t>
      </w:r>
      <w:r w:rsidRPr="6A74112E" w:rsidR="0386875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Deep Learning</w:t>
      </w:r>
      <w:r w:rsidRPr="6A74112E" w:rsidR="10621CA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Model for Detecting Emotions from Text". In this paper, the team proposes a hybrid BERT-CNN</w:t>
      </w:r>
      <w:r w:rsidRPr="6A74112E" w:rsidR="6482D97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architecture, and how they would specifically design such a model. In their paper, they recommended a mo</w:t>
      </w:r>
      <w:r w:rsidRPr="6A74112E" w:rsidR="4CA016B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del using the below layout, where the output of the BERT model </w:t>
      </w:r>
      <w:r w:rsidRPr="6A74112E" w:rsidR="3EDA46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su</w:t>
      </w:r>
      <w:r w:rsidRPr="6A74112E" w:rsidR="3EDA46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bsequently</w:t>
      </w:r>
      <w:r w:rsidRPr="6A74112E" w:rsidR="3EDA46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4CA016B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w:t>
      </w:r>
      <w:r w:rsidRPr="6A74112E" w:rsidR="4CA016B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ets passed into a CNN model</w:t>
      </w:r>
      <w:r w:rsidRPr="6A74112E" w:rsidR="363BFEA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where the CNN model is primarily used as a classifier</w:t>
      </w:r>
      <w:r w:rsidRPr="6A74112E" w:rsidR="4CA016B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Pr="00B65F22" w:rsidR="00910249" w:rsidP="6A74112E" w:rsidRDefault="00910249" w14:paraId="231BD0A7" w14:textId="63376D38">
      <w:pPr>
        <w:spacing w:line="276" w:lineRule="auto"/>
        <w:ind w:left="0" w:firstLine="0"/>
        <w:jc w:val="center"/>
        <w:rPr>
          <w:sz w:val="24"/>
          <w:szCs w:val="24"/>
        </w:rPr>
      </w:pPr>
      <w:r w:rsidR="4CA016B2">
        <w:drawing>
          <wp:inline wp14:editId="31639AF4" wp14:anchorId="7800B8E0">
            <wp:extent cx="5312506" cy="867350"/>
            <wp:effectExtent l="0" t="0" r="0" b="0"/>
            <wp:docPr id="1341553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553155" name=""/>
                    <pic:cNvPicPr/>
                  </pic:nvPicPr>
                  <pic:blipFill>
                    <a:blip xmlns:r="http://schemas.openxmlformats.org/officeDocument/2006/relationships" r:embed="rId318435875">
                      <a:extLst>
                        <a:ext uri="{28A0092B-C50C-407E-A947-70E740481C1C}">
                          <a14:useLocalDpi xmlns:a14="http://schemas.microsoft.com/office/drawing/2010/main"/>
                        </a:ext>
                      </a:extLst>
                    </a:blip>
                    <a:stretch>
                      <a:fillRect/>
                    </a:stretch>
                  </pic:blipFill>
                  <pic:spPr>
                    <a:xfrm rot="0">
                      <a:off x="0" y="0"/>
                      <a:ext cx="5312506" cy="867350"/>
                    </a:xfrm>
                    <a:prstGeom prst="rect">
                      <a:avLst/>
                    </a:prstGeom>
                  </pic:spPr>
                </pic:pic>
              </a:graphicData>
            </a:graphic>
          </wp:inline>
        </w:drawing>
      </w:r>
    </w:p>
    <w:p w:rsidR="2100DDA8" w:rsidP="6A74112E" w:rsidRDefault="2100DDA8" w14:paraId="1DDF8473" w14:textId="0E8D6C90">
      <w:pPr>
        <w:spacing w:line="276" w:lineRule="auto"/>
        <w:ind w:left="0"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pPr>
      <w:r w:rsidRPr="6A74112E" w:rsidR="2100DDA8">
        <w:rPr>
          <w:sz w:val="24"/>
          <w:szCs w:val="24"/>
        </w:rPr>
        <w:t xml:space="preserve">Credits: </w:t>
      </w:r>
      <w:sdt>
        <w:sdtPr>
          <w:id w:val="734452623"/>
          <w:tag w:val="MENDELEY_CITATION_v3_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"/>
          <w:placeholder>
            <w:docPart w:val="DefaultPlaceholder_-1854013440"/>
          </w:placeholder>
          <w:rPr>
            <w:b w:val="0"/>
            <w:bCs w:val="0"/>
            <w:color w:val="000000" w:themeColor="text1" w:themeTint="FF" w:themeShade="FF"/>
            <w:sz w:val="24"/>
            <w:szCs w:val="24"/>
            <w:u w:val="none"/>
            <w:vertAlign w:val="baseline"/>
          </w:rPr>
        </w:sdtPr>
        <w:sdtContent>
          <w:r w:rsidRPr="6A74112E" w:rsidR="6A74112E">
            <w:rPr>
              <w:b w:val="0"/>
              <w:bCs w:val="0"/>
              <w:color w:val="000000" w:themeColor="text1" w:themeTint="FF" w:themeShade="FF"/>
              <w:sz w:val="24"/>
              <w:szCs w:val="24"/>
              <w:u w:val="none"/>
              <w:vertAlign w:val="baseline"/>
            </w:rPr>
            <w:t>(A</w:t>
          </w:r>
          <w:r w:rsidRPr="6A74112E" w:rsidR="6A74112E">
            <w:rPr>
              <w:b w:val="0"/>
              <w:bCs w:val="0"/>
              <w:color w:val="000000" w:themeColor="text1" w:themeTint="FF" w:themeShade="FF"/>
              <w:sz w:val="24"/>
              <w:szCs w:val="24"/>
              <w:u w:val="none"/>
              <w:vertAlign w:val="baseline"/>
            </w:rPr>
            <w:t>bas et al. 2</w:t>
          </w:r>
          <w:r w:rsidRPr="6A74112E" w:rsidR="6A74112E">
            <w:rPr>
              <w:b w:val="0"/>
              <w:bCs w:val="0"/>
              <w:color w:val="000000" w:themeColor="text1" w:themeTint="FF" w:themeShade="FF"/>
              <w:sz w:val="24"/>
              <w:szCs w:val="24"/>
              <w:u w:val="none"/>
              <w:vertAlign w:val="baseline"/>
            </w:rPr>
            <w:t>022)</w:t>
          </w:r>
        </w:sdtContent>
      </w:sdt>
    </w:p>
    <w:p w:rsidRPr="00B65F22" w:rsidR="00910249" w:rsidP="6A74112E" w:rsidRDefault="00910249" w14:paraId="671815B6" w14:textId="3876CF0F">
      <w:pPr>
        <w:spacing w:line="276" w:lineRule="auto"/>
        <w:ind w:left="0" w:firstLine="720"/>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pPr>
      <w:r w:rsidRPr="6A74112E" w:rsidR="2715CD1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They had theorized that if the BERT and CNN models were combined, accuracy scores greater than using either model independently could be achieved. They evaluated several variations with promising results. Their hybrid BERT-CNN architecture received the highest scores on the datasets they used - for the ISEAR dataset - a decent 0.76 F1 score, and for the </w:t>
      </w:r>
      <w:r w:rsidRPr="6A74112E" w:rsidR="2715CD1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semeval</w:t>
      </w:r>
      <w:r w:rsidRPr="6A74112E" w:rsidR="2715CD1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dataset - a whooping 0.94.</w:t>
      </w:r>
      <w:r w:rsidRPr="6A74112E" w:rsidR="3427554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sdt>
        <w:sdtPr>
          <w:id w:val="399559102"/>
          <w:tag w:val="MENDELEY_CITATION_v3_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"/>
          <w:placeholder>
            <w:docPart w:val="DefaultPlaceholder_-1854013440"/>
          </w:placehold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sdtPr>
        <w:sdtContent>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w:t>
          </w:r>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Ab</w:t>
          </w:r>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as et al. 20</w:t>
          </w:r>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22)</w:t>
          </w:r>
        </w:sdtContent>
      </w:sdt>
    </w:p>
    <w:p w:rsidRPr="00B65F22" w:rsidR="00910249" w:rsidP="6A74112E" w:rsidRDefault="00910249" w14:paraId="5C41124A" w14:textId="132B10B2">
      <w:pPr>
        <w:spacing w:line="276" w:lineRule="auto"/>
        <w:ind w:left="0" w:firstLine="720"/>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6A74112E" w:rsidR="30DC31A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This study inspired us to also implement a combined hybrid BERT-CNN model, but the primary difference between our implementation and theirs is that we decided to pass the dataset into the BERT and CNN </w:t>
      </w:r>
      <w:r w:rsidRPr="6A74112E" w:rsidR="159AF63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models separately, and then use those outputs as a </w:t>
      </w:r>
      <w:r w:rsidRPr="6A74112E" w:rsidR="4D06D51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dual</w:t>
      </w:r>
      <w:r w:rsidRPr="6A74112E" w:rsidR="159AF63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inputs</w:t>
      </w:r>
      <w:r w:rsidRPr="6A74112E" w:rsidR="575FAC7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this will be described further in our Methodology section. In our c</w:t>
      </w:r>
      <w:r w:rsidRPr="6A74112E" w:rsidR="5C694C9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ase</w:t>
      </w:r>
      <w:r w:rsidRPr="6A74112E" w:rsidR="575FAC7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both our BERT and CNN sections of the model hav</w:t>
      </w:r>
      <w:r w:rsidRPr="6A74112E" w:rsidR="559D006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w:t>
      </w:r>
      <w:r w:rsidRPr="6A74112E" w:rsidR="575FAC7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implementations of a classifier layer</w:t>
      </w:r>
      <w:r w:rsidRPr="6A74112E" w:rsidR="25EC09B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it is not the CNN part of the model alone working as the classification head.</w:t>
      </w:r>
    </w:p>
    <w:p w:rsidRPr="00B65F22" w:rsidR="00910249" w:rsidP="6A74112E" w:rsidRDefault="00910249" w14:paraId="4DDABCEB" w14:textId="6F7B6E40">
      <w:pPr>
        <w:pStyle w:val="Normal"/>
        <w:spacing w:line="276" w:lineRule="auto"/>
        <w:ind w:firstLine="720"/>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6A74112E" w:rsidR="36AC0B5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This leads to the third foundational study of our project which was Kim's "Convolutional Neural Networks for Sentence Classification". This study describes a variety of text classification experiments the author conducted using a CNN model, which resulted in the </w:t>
      </w:r>
      <w:r w:rsidRPr="6A74112E" w:rsidR="36AC0B5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TextCNN</w:t>
      </w:r>
      <w:r w:rsidRPr="6A74112E" w:rsidR="36AC0B5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project. Although CNN was originally invented for computer vision, it has proven useful in natural language processing tasks, particularly in tasks involved in capturing patterns in localized contexts, which Kim's study </w:t>
      </w:r>
      <w:r w:rsidRPr="6A74112E" w:rsidR="36AC0B5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demonstrated</w:t>
      </w:r>
      <w:r w:rsidRPr="6A74112E" w:rsidR="36AC0B5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We used </w:t>
      </w:r>
      <w:r w:rsidRPr="6A74112E" w:rsidR="36AC0B5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TextCNN</w:t>
      </w:r>
      <w:r w:rsidRPr="6A74112E" w:rsidR="36AC0B5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as our CNN model implementation.</w:t>
      </w:r>
      <w:r w:rsidRPr="6A74112E" w:rsidR="0733EA0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sdt>
        <w:sdtPr>
          <w:id w:val="528763980"/>
          <w:tag w:val="MENDELEY_CITATION_v3_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"/>
          <w:placeholder>
            <w:docPart w:val="DefaultPlaceholder_-1854013440"/>
          </w:placehold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sdtPr>
        <w:sdtContent>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(K</w:t>
          </w:r>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im Y, n</w:t>
          </w:r>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.d.)</w:t>
          </w:r>
        </w:sdtContent>
      </w:sdt>
    </w:p>
    <w:p w:rsidRPr="00B65F22" w:rsidR="00910249" w:rsidP="6A74112E" w:rsidRDefault="00910249" w14:paraId="35F62526" w14:textId="029086E4">
      <w:pPr>
        <w:pStyle w:val="Normal"/>
        <w:spacing w:line="276" w:lineRule="auto"/>
        <w:ind w:left="0" w:firstLine="720"/>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6A74112E" w:rsidR="57780B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idea of using a model with </w:t>
      </w:r>
      <w:r w:rsidRPr="6A74112E" w:rsidR="63E7FA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multiple</w:t>
      </w:r>
      <w:r w:rsidRPr="6A74112E" w:rsidR="57780B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inputs to perform sentiment analysis is supported and evaluated by Duong, Lebret, and </w:t>
      </w:r>
      <w:r w:rsidRPr="6A74112E" w:rsidR="57780B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Abererécole</w:t>
      </w:r>
      <w:r w:rsidRPr="6A74112E" w:rsidR="57780B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 "</w:t>
      </w:r>
      <w:r w:rsidRPr="6A74112E" w:rsidR="57780B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Multimodal</w:t>
      </w:r>
      <w:r w:rsidRPr="6A74112E" w:rsidR="57780B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Classification for </w:t>
      </w:r>
      <w:r w:rsidRPr="6A74112E" w:rsidR="57780B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Analysing</w:t>
      </w:r>
      <w:r w:rsidRPr="6A74112E" w:rsidR="57780B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Social Media." </w:t>
      </w:r>
      <w:r w:rsidRPr="6A74112E" w:rsidR="49A5177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Like</w:t>
      </w:r>
      <w:r w:rsidRPr="6A74112E" w:rsidR="57780B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our project, they evaluate using a </w:t>
      </w:r>
      <w:r w:rsidRPr="6A74112E" w:rsidR="57780B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multi</w:t>
      </w:r>
      <w:r w:rsidRPr="6A74112E" w:rsidR="467F35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-input</w:t>
      </w:r>
      <w:r w:rsidRPr="6A74112E" w:rsidR="57780B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architecture to train sentiment analysis on a social media dataset.</w:t>
      </w:r>
      <w:r w:rsidRPr="6A74112E" w:rsidR="57780B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08D023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In theirs, they primarily chose a </w:t>
      </w:r>
      <w:r w:rsidRPr="6A74112E" w:rsidR="08D023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multimodal</w:t>
      </w:r>
      <w:r w:rsidRPr="6A74112E" w:rsidR="08D023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architecture because they were evaluating m</w:t>
      </w:r>
      <w:r w:rsidRPr="6A74112E" w:rsidR="337ADC6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ultiple</w:t>
      </w:r>
      <w:r w:rsidRPr="6A74112E" w:rsidR="08D023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types of data – not just text, but also images used in social media posts, and combining the analysis of the text with the associated image to extract the overall sentiment. </w:t>
      </w:r>
      <w:r w:rsidRPr="6A74112E" w:rsidR="4FB4875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Since to their knowledge there was no existing dataset that combined text and images together, they </w:t>
      </w:r>
      <w:r w:rsidRPr="6A74112E" w:rsidR="4FB4875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ultimately did</w:t>
      </w:r>
      <w:r w:rsidRPr="6A74112E" w:rsidR="4FB4875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their sentiment training on two separate datasets. </w:t>
      </w:r>
      <w:r w:rsidRPr="6A74112E" w:rsidR="50A603A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Like </w:t>
      </w:r>
      <w:r w:rsidRPr="6A74112E" w:rsidR="50A603A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GoEmotions</w:t>
      </w:r>
      <w:r w:rsidRPr="6A74112E" w:rsidR="50A603A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they used Reddit as a basis for their text training, but on the image side, they pulled their data from Flickr.</w:t>
      </w:r>
      <w:r w:rsidRPr="6A74112E" w:rsidR="4EFDCE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sdt>
        <w:sdtPr>
          <w:id w:val="207004327"/>
          <w:tag w:val="MENDELEY_CITATION_v3_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"/>
          <w:placeholder>
            <w:docPart w:val="DefaultPlaceholder_-1854013440"/>
          </w:placehold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sdtPr>
        <w:sdtContent>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 xml:space="preserve">(Duong et al. </w:t>
          </w:r>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2017)</w:t>
          </w:r>
        </w:sdtContent>
      </w:sdt>
      <w:r w:rsidRPr="6A74112E" w:rsidR="629FB56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4EFDCE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While they are using </w:t>
      </w:r>
      <w:r w:rsidRPr="6A74112E" w:rsidR="4EFDCE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multimodal</w:t>
      </w:r>
      <w:r w:rsidRPr="6A74112E" w:rsidR="5344E35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inputs</w:t>
      </w:r>
      <w:r w:rsidRPr="6A74112E" w:rsidR="4EFDCE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 evaluate </w:t>
      </w:r>
      <w:r w:rsidRPr="6A74112E" w:rsidR="4EFDCE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diff</w:t>
      </w:r>
      <w:r w:rsidRPr="6A74112E" w:rsidR="4EFDCE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erent types</w:t>
      </w:r>
      <w:r w:rsidRPr="6A74112E" w:rsidR="4EFDCE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of </w:t>
      </w:r>
      <w:r w:rsidRPr="6A74112E" w:rsidR="4EFDCE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data and correlate the results, in our model, we are evaluating the same </w:t>
      </w:r>
      <w:r w:rsidRPr="6A74112E" w:rsidR="7AD92CD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data but</w:t>
      </w:r>
      <w:r w:rsidRPr="6A74112E" w:rsidR="4EFDCE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using </w:t>
      </w:r>
      <w:r w:rsidRPr="6A74112E" w:rsidR="4EFDCE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w:t>
      </w:r>
      <w:r w:rsidRPr="6A74112E" w:rsidR="136675E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two </w:t>
      </w:r>
      <w:r w:rsidRPr="6A74112E" w:rsidR="4EFDCE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inputs to extract </w:t>
      </w:r>
      <w:r w:rsidRPr="6A74112E" w:rsidR="28929A1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and balance the strengths of each particular </w:t>
      </w:r>
      <w:r w:rsidRPr="6A74112E" w:rsidR="28929A1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meth</w:t>
      </w:r>
      <w:r w:rsidRPr="6A74112E" w:rsidR="28929A1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odology</w:t>
      </w:r>
      <w:r w:rsidRPr="6A74112E" w:rsidR="28929A1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BE</w:t>
      </w:r>
      <w:r w:rsidRPr="6A74112E" w:rsidR="28929A1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RT and CNN pair well together because they can both be used to perform sentiment analysis but do so by different mechanisms. CNN excels at pattern-matching in small local context windows and can match simple words to emotions, while BERT uses a larger frame of reference, with less focus.</w:t>
      </w:r>
    </w:p>
    <w:p w:rsidRPr="00B65F22" w:rsidR="00910249" w:rsidP="6A74112E" w:rsidRDefault="00910249" w14:paraId="3AA70066" w14:textId="6614FAB7">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firstLine="720"/>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6A74112E" w:rsidR="19EC70E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 very recent study published</w:t>
      </w:r>
      <w:r w:rsidRPr="6A74112E" w:rsidR="19EC70E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this year</w:t>
      </w:r>
      <w:r w:rsidRPr="6A74112E" w:rsidR="0996F2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(2025)</w:t>
      </w:r>
      <w:r w:rsidRPr="6A74112E" w:rsidR="4585443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by </w:t>
      </w:r>
      <w:sdt>
        <w:sdtPr>
          <w:id w:val="615954897"/>
          <w:tag w:val="MENDELEY_CITATION_v3_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"/>
          <w:placeholder>
            <w:docPart w:val="DefaultPlaceholder_-1854013440"/>
          </w:placehold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sdtPr>
        <w:sdtContent>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(G</w:t>
          </w:r>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uo and Li 2</w:t>
          </w:r>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024)</w:t>
          </w:r>
        </w:sdtContent>
      </w:sdt>
      <w:r w:rsidRPr="6A74112E" w:rsidR="77AD57CF">
        <w:rPr>
          <w:sz w:val="24"/>
          <w:szCs w:val="24"/>
        </w:rPr>
        <w:t>,</w:t>
      </w:r>
      <w:r w:rsidRPr="6A74112E" w:rsidR="19EC70E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19EC70E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"Research on Sentiment Analysis of Online Course Evaluation Based on EN- BERT-CNN"</w:t>
      </w:r>
      <w:r w:rsidRPr="6A74112E" w:rsidR="7A5BFC5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w:t>
      </w:r>
      <w:r w:rsidRPr="6A74112E" w:rsidR="19EC70E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urther evaluates the usage of a hybrid BERT-CNN model</w:t>
      </w:r>
      <w:r w:rsidRPr="6A74112E" w:rsidR="5918E19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specifically over a dataset of reviews of an online course platform</w:t>
      </w:r>
      <w:r w:rsidRPr="6A74112E" w:rsidR="19EC70E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5212828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They propose, like in our project, that the strengths of using a transformer like BERT can be combined with the strengths of CNN, overall resulting in a stronger model. </w:t>
      </w:r>
      <w:r w:rsidRPr="6A74112E" w:rsidR="71271F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researchers believed that by combining the two, the result will be better able to detect the correlation between words, resulting in an improved understanding of the meaning. </w:t>
      </w:r>
      <w:r w:rsidRPr="6A74112E" w:rsidR="5212828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Different from ours, it is performing this analysis of reviews of online courses versus a social media site like Reddit, so it is interesting to compare the results of such an architecture on different datasets</w:t>
      </w:r>
      <w:r w:rsidRPr="6A74112E" w:rsidR="5212828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600116E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w:t>
      </w:r>
      <w:r w:rsidRPr="6A74112E" w:rsidR="600116E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y</w:t>
      </w:r>
      <w:r w:rsidRPr="6A74112E" w:rsidR="03AD9A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w:t>
      </w:r>
      <w:r w:rsidRPr="6A74112E" w:rsidR="03AD9A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lso do an examination of the BERT-CNN architecture to others,</w:t>
      </w:r>
      <w:r w:rsidRPr="6A74112E" w:rsidR="600116E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7E7B6CA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comparing</w:t>
      </w:r>
      <w:r w:rsidRPr="6A74112E" w:rsidR="600116E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w:t>
      </w:r>
      <w:r w:rsidRPr="6A74112E" w:rsidR="600116E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results of using a BERT-CNN hybrid model to other architectures like BERT-RNN, which they say suffers from a disappearing gradient problem, and BERT-LSTM, which looks promising, but </w:t>
      </w:r>
      <w:r w:rsidRPr="6A74112E" w:rsidR="081377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time-cons</w:t>
      </w:r>
      <w:r w:rsidRPr="6A74112E" w:rsidR="081377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uming to perform.</w:t>
      </w:r>
    </w:p>
    <w:p w:rsidRPr="00B65F22" w:rsidR="00910249" w:rsidP="6A74112E" w:rsidRDefault="00910249" w14:paraId="77B9BFF6" w14:textId="283DAFED">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firstLine="720"/>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pPr>
      <w:r w:rsidRPr="6A74112E" w:rsidR="252200E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 their results, they discover that even though they chose CNN over LSTM in the hopes of better speed performance, their model still takes a long time to train. They also discovered that their combined</w:t>
      </w:r>
      <w:r w:rsidRPr="6A74112E" w:rsidR="5B7F23B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252200E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model was very susceptible to bad training data, so </w:t>
      </w:r>
      <w:r w:rsidRPr="6A74112E" w:rsidR="252200E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poor quality</w:t>
      </w:r>
      <w:r w:rsidRPr="6A74112E" w:rsidR="252200E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data would result in inferior results.</w:t>
      </w:r>
      <w:r w:rsidRPr="6A74112E" w:rsidR="3DB962D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sdt>
        <w:sdtPr>
          <w:id w:val="1584207275"/>
          <w:tag w:val="MENDELEY_CITATION_v3_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"/>
          <w:placeholder>
            <w:docPart w:val="DefaultPlaceholder_-1854013440"/>
          </w:placehold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sdtPr>
        <w:sdtContent>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(G</w:t>
          </w:r>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uo and Li 2</w:t>
          </w:r>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024)</w:t>
          </w:r>
        </w:sdtContent>
      </w:sdt>
    </w:p>
    <w:p w:rsidRPr="00B65F22" w:rsidR="00910249" w:rsidP="6A74112E" w:rsidRDefault="00910249" w14:paraId="7B742F30" w14:textId="287A10DB">
      <w:pPr>
        <w:pStyle w:val="Normal"/>
        <w:widowControl w:val="1"/>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firstLine="720"/>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6A74112E" w:rsidR="515DDB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We referred to some </w:t>
      </w:r>
      <w:r w:rsidRPr="6A74112E" w:rsidR="515DDB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additional</w:t>
      </w:r>
      <w:r w:rsidRPr="6A74112E" w:rsidR="515DDB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studies that referenced alternative architectures from the one we </w:t>
      </w:r>
      <w:r w:rsidRPr="6A74112E" w:rsidR="515DDB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ultimately chose</w:t>
      </w:r>
      <w:r w:rsidRPr="6A74112E" w:rsidR="515DDB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Pr="00B65F22" w:rsidR="00910249" w:rsidP="6A74112E" w:rsidRDefault="00910249" w14:paraId="760F04E0" w14:textId="04D24470">
      <w:pPr>
        <w:pStyle w:val="Normal"/>
        <w:widowControl w:val="1"/>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firstLine="720"/>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pPr>
      <w:r w:rsidRPr="6A74112E" w:rsidR="515DDB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One of these was </w:t>
      </w:r>
      <w:sdt>
        <w:sdtPr>
          <w:id w:val="1668215810"/>
          <w:tag w:val="MENDELEY_CITATION_v3_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"/>
          <w:placeholder>
            <w:docPart w:val="DefaultPlaceholder_-1854013440"/>
          </w:placehold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sdtPr>
        <w:sdtContent>
          <w:r w:rsidRPr="6A74112E" w:rsidR="0E43776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(Tan et al. 2022)</w:t>
          </w:r>
        </w:sdtContent>
      </w:sdt>
      <w:r w:rsidRPr="6A74112E" w:rsidR="515DDB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694A2EC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6A74112E" w:rsidR="694A2EC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RoBERTa</w:t>
      </w:r>
      <w:r w:rsidRPr="6A74112E" w:rsidR="694A2EC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-LSTM: A Hybrid Model for Sentiment Analysis </w:t>
      </w:r>
      <w:r w:rsidRPr="6A74112E" w:rsidR="694A2EC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With</w:t>
      </w:r>
      <w:r w:rsidRPr="6A74112E" w:rsidR="694A2EC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Transformer and Recurrent Neural Network", which evaluated a hybrid BERT-LSTM architecture similar to the one mentioned in Guo and Lei's research, but ultimately rejected due to conce</w:t>
      </w:r>
      <w:r w:rsidRPr="6A74112E" w:rsidR="694A2EC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rns </w:t>
      </w:r>
      <w:r w:rsidRPr="6A74112E" w:rsidR="3D1D969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about length of time spent training. </w:t>
      </w:r>
      <w:r w:rsidRPr="6A74112E" w:rsidR="4C9B1E9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 Tan, et al., they proved that such a model was indeed very effective;</w:t>
      </w:r>
      <w:r w:rsidRPr="6A74112E" w:rsidR="3D1D969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4871FD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w:t>
      </w:r>
      <w:r w:rsidRPr="6A74112E" w:rsidR="6041BDC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he model uses </w:t>
      </w:r>
      <w:r w:rsidRPr="6A74112E" w:rsidR="6041BDC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RoBERTa</w:t>
      </w:r>
      <w:r w:rsidRPr="6A74112E" w:rsidR="6041BDC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for contextual embeddings and LSTM for capturing long-term dependencies while also solving for lexical diversity and imbalanced datasets using </w:t>
      </w:r>
      <w:r w:rsidRPr="6A74112E" w:rsidR="6041BDC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GloVe</w:t>
      </w:r>
      <w:r w:rsidRPr="6A74112E" w:rsidR="497891A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(Global Vectors for Word Representation, a tool used for embeddings)</w:t>
      </w:r>
      <w:r w:rsidRPr="6A74112E" w:rsidR="6041BDC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 create a robust sentiment analysis model.</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Their model shows significant improvement in performance metrics of accuracy, precision, recall, and F1-score over </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previous</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research models. </w:t>
      </w:r>
      <w:sdt>
        <w:sdtPr>
          <w:id w:val="1895031746"/>
          <w:tag w:val="MENDELEY_CITATION_v3_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"/>
          <w:placeholder>
            <w:docPart w:val="DefaultPlaceholder_-1854013440"/>
          </w:placehold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sdtPr>
        <w:sdtContent>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(T</w:t>
          </w:r>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an et al. 2</w:t>
          </w:r>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022)</w:t>
          </w:r>
        </w:sdtContent>
      </w:sdt>
    </w:p>
    <w:p w:rsidRPr="00B65F22" w:rsidR="00910249" w:rsidP="6A74112E" w:rsidRDefault="00910249" w14:paraId="16A66C16" w14:textId="78262A18">
      <w:pPr>
        <w:widowControl w:val="1"/>
        <w:bidi w:val="0"/>
        <w:spacing w:before="0" w:beforeAutospacing="off" w:after="0" w:afterAutospacing="off" w:line="276" w:lineRule="auto"/>
        <w:ind w:right="0" w:firstLine="720"/>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This paper shows how an improved version of BERT, </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i.e.</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RoBERTa</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could be used to improve the speed and efficiency of word embeddings as well as the usage of LSTMs which helps </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retain</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long-term dependencies in sentences. It helps us understand that using a variation of BERT would bring additional value to the performance of the model and that is the reason why we chose to go with </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DistilBERT</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for our model. </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DistilBERT</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has shown </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great performance</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without being computationally expensive. Initially we had thought of using </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RoBERTa</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for our model, but due to the computationally expensive nature of the model, we decided to go with </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DistilBERT</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instead. While </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DistilBERT</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lacks temporal modeling which is available with RNN or LSTM models, we believe its self-attention mechanism would be able to </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provide</w:t>
      </w:r>
      <w:r w:rsidRPr="6A74112E" w:rsidR="6845E4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 suitable alternative while the CNN model helps us perform efficient feature extraction.</w:t>
      </w:r>
    </w:p>
    <w:p w:rsidRPr="00B65F22" w:rsidR="00910249" w:rsidP="6A74112E" w:rsidRDefault="00910249" w14:paraId="3318FF67" w14:textId="19A21742">
      <w:pPr>
        <w:widowControl w:val="1"/>
        <w:bidi w:val="0"/>
        <w:spacing w:before="0" w:after="0" w:line="276"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pPr>
      <w:r w:rsidRPr="6A74112E" w:rsidR="139149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Another research team, Kokab, et al., </w:t>
      </w:r>
      <w:r w:rsidRPr="6A74112E" w:rsidR="139149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utilized</w:t>
      </w:r>
      <w:r w:rsidRPr="6A74112E" w:rsidR="139149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 different approach to perform sentiment analysis in </w:t>
      </w:r>
      <w:r w:rsidRPr="6A74112E" w:rsidR="139149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"Transformer-based deep learning models for the sentiment analysis of social media data". </w:t>
      </w:r>
      <w:r w:rsidRPr="6A74112E" w:rsidR="779040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In theirs, they used a different small BERT model, BERT-Mini model, and combined it with </w:t>
      </w:r>
      <w:r w:rsidRPr="6A74112E" w:rsidR="3DECBD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CBRNN. CBRNN is an architecture that combines the strengths of CNN and bi-d</w:t>
      </w:r>
      <w:r w:rsidRPr="6A74112E" w:rsidR="288999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irectional LSTM processing. In theirs, BERT was used </w:t>
      </w:r>
      <w:r w:rsidRPr="6A74112E" w:rsidR="1B7508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conduct </w:t>
      </w:r>
      <w:r w:rsidRPr="6A74112E" w:rsidR="288999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contextual embedding by understanding words based on their surrounding context</w:t>
      </w:r>
      <w:r w:rsidRPr="6A74112E" w:rsidR="27675B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6A74112E" w:rsidR="01C061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Their diluted CNN layers were used to extract both local and global contextual semantic features without losing information due to excessive pooling, which is a problem </w:t>
      </w:r>
      <w:r w:rsidRPr="6A74112E" w:rsidR="01C061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observed</w:t>
      </w:r>
      <w:r w:rsidRPr="6A74112E" w:rsidR="01C061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classical CNNs. Finally, the Bi-LSTM layers were used to process the pooled features by learning long-term dependencies in sequential data through pr</w:t>
      </w:r>
      <w:r w:rsidRPr="6A74112E" w:rsidR="0FFE44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w:t>
      </w:r>
      <w:r w:rsidRPr="6A74112E" w:rsidR="01C061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cessing of information in both forward and backward directions.</w:t>
      </w:r>
      <w:r w:rsidRPr="6A74112E" w:rsidR="75F4EC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Their results suggested that by integrating BERT, dilated CNN, and Bi-LSTM features into a single model, it addresses the challenges of noise, out-of-vocabulary words, and contextual information loss experienced in traditional sentiment analysis models.</w:t>
      </w:r>
      <w:r w:rsidRPr="6A74112E" w:rsidR="50CEC3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sdt>
        <w:sdtPr>
          <w:id w:val="130373898"/>
          <w:tag w:val="MENDELEY_CITATION_v3_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"/>
          <w:placeholder>
            <w:docPart w:val="DefaultPlaceholder_-1854013440"/>
          </w:placeholder>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sdtPr>
        <w:sdtContent>
          <w:r w:rsidRPr="6A74112E" w:rsidR="6A74112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(T</w:t>
          </w:r>
          <w:r w:rsidRPr="6A74112E" w:rsidR="6A74112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abinda Kokab et al. 2</w:t>
          </w:r>
          <w:r w:rsidRPr="6A74112E" w:rsidR="6A74112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022)</w:t>
          </w:r>
        </w:sdtContent>
      </w:sdt>
    </w:p>
    <w:p w:rsidRPr="00B65F22" w:rsidR="00910249" w:rsidP="6A74112E" w:rsidRDefault="00910249" w14:paraId="1F614D11" w14:textId="7D60F595">
      <w:pPr>
        <w:widowControl w:val="1"/>
        <w:bidi w:val="0"/>
        <w:spacing w:before="0" w:beforeAutospacing="off" w:after="0" w:afterAutospacing="off" w:line="276" w:lineRule="auto"/>
        <w:ind w:right="0" w:firstLine="720"/>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6A74112E" w:rsidR="75F4EC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This paper shows how a BERT based CBRNN model </w:t>
      </w:r>
      <w:r w:rsidRPr="6A74112E" w:rsidR="61A37BE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can</w:t>
      </w:r>
      <w:r w:rsidRPr="6A74112E" w:rsidR="75F4EC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effectively address the persistent problems of traditional sentiment analysis methods.</w:t>
      </w:r>
      <w:r w:rsidRPr="6A74112E" w:rsidR="75F4EC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It also helps show that a combination of BERT, CNN, and LSTM models is doable and can yield superior performance over diverse datasets. This helps </w:t>
      </w:r>
      <w:r w:rsidRPr="6A74112E" w:rsidR="75F4EC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validate</w:t>
      </w:r>
      <w:r w:rsidRPr="6A74112E" w:rsidR="75F4EC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our approach of using </w:t>
      </w:r>
      <w:r w:rsidRPr="6A74112E" w:rsidR="75F4EC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DistilBERT</w:t>
      </w:r>
      <w:r w:rsidRPr="6A74112E" w:rsidR="75F4EC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CNN for fine-grained sentiment analysis as the right approach. We opted for </w:t>
      </w:r>
      <w:r w:rsidRPr="6A74112E" w:rsidR="75F4EC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DistilBERT</w:t>
      </w:r>
      <w:r w:rsidRPr="6A74112E" w:rsidR="75F4EC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for our model, as we expect it to be less computationally intensive as compared to BERT or BERT-Mini and we want to use CNN for better feature extraction as well. The usage of Dilated-CNN does give us some more insight </w:t>
      </w:r>
      <w:r w:rsidRPr="6A74112E" w:rsidR="75F4EC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w:t>
      </w:r>
      <w:r w:rsidRPr="6A74112E" w:rsidR="26EDA74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to</w:t>
      </w:r>
      <w:r w:rsidRPr="6A74112E" w:rsidR="75F4EC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w:t>
      </w:r>
      <w:r w:rsidRPr="6A74112E" w:rsidR="393114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weaknesses of </w:t>
      </w:r>
      <w:r w:rsidRPr="6A74112E" w:rsidR="75F4EC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traditional CNN models, </w:t>
      </w:r>
      <w:r w:rsidRPr="6A74112E" w:rsidR="4316F1C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which gives us insight on how we can</w:t>
      </w:r>
      <w:r w:rsidRPr="6A74112E" w:rsidR="446A308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75F4EC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modify</w:t>
      </w:r>
      <w:r w:rsidRPr="6A74112E" w:rsidR="75F4EC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our approach </w:t>
      </w:r>
      <w:r w:rsidRPr="6A74112E" w:rsidR="4461C0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to address those problems </w:t>
      </w:r>
      <w:r w:rsidRPr="6A74112E" w:rsidR="75F4EC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based on this research paper.</w:t>
      </w:r>
    </w:p>
    <w:p w:rsidRPr="00B65F22" w:rsidR="00910249" w:rsidP="6A74112E" w:rsidRDefault="00910249" w14:paraId="7A86F1FB" w14:textId="4BE9510B">
      <w:pPr>
        <w:widowControl w:val="1"/>
        <w:bidi w:val="0"/>
        <w:spacing w:before="0" w:beforeAutospacing="off" w:after="0" w:afterAutospacing="off" w:line="276" w:lineRule="auto"/>
        <w:ind w:right="0" w:firstLine="720"/>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6A74112E" w:rsidR="6DA6AE0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final research paper we reviewed was </w:t>
      </w:r>
      <w:sdt>
        <w:sdtPr>
          <w:id w:val="1753231191"/>
          <w:tag w:val="MENDELEY_CITATION_v3_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"/>
          <w:placeholder>
            <w:docPart w:val="DefaultPlaceholder_-1854013440"/>
          </w:placehold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sdtPr>
        <w:sdtContent>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(W</w:t>
          </w:r>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ang et al. 2</w:t>
          </w:r>
          <w:r w:rsidRPr="6A74112E" w:rsidR="6A7411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US"/>
            </w:rPr>
            <w:t>025)</w:t>
          </w:r>
        </w:sdtContent>
      </w:sdt>
      <w:r w:rsidRPr="6A74112E" w:rsidR="4C9CB22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w:t>
      </w:r>
      <w:r w:rsidRPr="6A74112E" w:rsidR="50E61B0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50E61B0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 BERT-based sentiment analysis model for depressive text". This article was of interest to us because it performed sentiment analysis using a similar BERT</w:t>
      </w:r>
      <w:r w:rsidRPr="6A74112E" w:rsidR="557D0A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-only architecture to </w:t>
      </w:r>
      <w:r w:rsidRPr="6A74112E" w:rsidR="557D0A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GoEmot</w:t>
      </w:r>
      <w:r w:rsidRPr="6A74112E" w:rsidR="557D0A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ions</w:t>
      </w:r>
      <w:r w:rsidRPr="6A74112E" w:rsidR="50E61B0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but </w:t>
      </w:r>
      <w:r w:rsidRPr="6A74112E" w:rsidR="50E61B0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they did so </w:t>
      </w:r>
      <w:r w:rsidRPr="6A74112E" w:rsidR="0F63203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with the goal of medical based research, being able to </w:t>
      </w:r>
      <w:r w:rsidRPr="6A74112E" w:rsidR="0F63203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identi</w:t>
      </w:r>
      <w:r w:rsidRPr="6A74112E" w:rsidR="0F63203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fy</w:t>
      </w:r>
      <w:r w:rsidRPr="6A74112E" w:rsidR="0F63203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depre</w:t>
      </w:r>
      <w:r w:rsidRPr="6A74112E" w:rsidR="0F63203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ssion in written text. </w:t>
      </w:r>
      <w:r w:rsidRPr="6A74112E" w:rsidR="1C3CC86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In our proposal, we mentioned the AI therapy market was an important use case for the sentiment analysis models generated by projects like </w:t>
      </w:r>
      <w:r w:rsidRPr="6A74112E" w:rsidR="1C3CC86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GoEmot</w:t>
      </w:r>
      <w:r w:rsidRPr="6A74112E" w:rsidR="1C3CC86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ions</w:t>
      </w:r>
      <w:r w:rsidRPr="6A74112E" w:rsidR="24A720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o</w:t>
      </w:r>
      <w:r w:rsidRPr="6A74112E" w:rsidR="24A720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ur implementation. Seeing another group truly evaluate this use case was encouraging.</w:t>
      </w:r>
      <w:r w:rsidRPr="6A74112E" w:rsidR="57C1C0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 their study, they also acknowledge other researchers’</w:t>
      </w:r>
      <w:r w:rsidRPr="6A74112E" w:rsidR="7A95C9C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57C1C0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suggestions of hybrid models like the one we </w:t>
      </w:r>
      <w:r w:rsidRPr="6A74112E" w:rsidR="21C561C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implemented but</w:t>
      </w:r>
      <w:r w:rsidRPr="6A74112E" w:rsidR="57C1C0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57C1C0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ultima</w:t>
      </w:r>
      <w:r w:rsidRPr="6A74112E" w:rsidR="57C1C0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tely</w:t>
      </w:r>
      <w:r w:rsidRPr="6A74112E" w:rsidR="57C1C0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decided</w:t>
      </w:r>
      <w:r w:rsidRPr="6A74112E" w:rsidR="57C1C0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not t</w:t>
      </w:r>
      <w:r w:rsidRPr="6A74112E" w:rsidR="57C1C0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 pursue that path themsel</w:t>
      </w:r>
      <w:r w:rsidRPr="6A74112E" w:rsidR="4012B48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ves.</w:t>
      </w:r>
    </w:p>
    <w:p w:rsidRPr="00B65F22" w:rsidR="00910249" w:rsidP="6A74112E" w:rsidRDefault="00910249" w14:paraId="7541B70C" w14:textId="7665EFCD">
      <w:pPr>
        <w:widowControl w:val="1"/>
        <w:bidi w:val="0"/>
        <w:spacing w:before="0" w:beforeAutospacing="off" w:after="0" w:afterAutospacing="off" w:line="276" w:lineRule="auto"/>
        <w:ind w:right="0" w:firstLine="720"/>
        <w:jc w:val="both"/>
        <w:rPr>
          <w:rFonts w:ascii="Times New Roman" w:hAnsi="Times New Roman" w:eastAsia="Times New Roman" w:cs="Times New Roman"/>
          <w:b w:val="0"/>
          <w:bCs w:val="0"/>
          <w:i w:val="0"/>
          <w:iCs w:val="0"/>
          <w:caps w:val="0"/>
          <w:smallCaps w:val="0"/>
          <w:strike w:val="0"/>
          <w:dstrike w:val="0"/>
          <w:noProof w:val="0"/>
          <w:color w:val="FF0000" w:themeColor="text1" w:themeTint="FF" w:themeShade="FF"/>
          <w:sz w:val="24"/>
          <w:szCs w:val="24"/>
          <w:u w:val="none"/>
          <w:lang w:val="en-US"/>
        </w:rPr>
      </w:pPr>
      <w:r w:rsidRPr="6A74112E" w:rsidR="2EACFD4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One</w:t>
      </w:r>
      <w:r w:rsidRPr="6A74112E" w:rsidR="2EACFD4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16A5674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challenge</w:t>
      </w:r>
      <w:r w:rsidRPr="6A74112E" w:rsidR="2EACFD4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they had and tried to solve in their dataset was </w:t>
      </w:r>
      <w:r w:rsidRPr="6A74112E" w:rsidR="07824D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w:t>
      </w:r>
      <w:r w:rsidRPr="6A74112E" w:rsidR="07824D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issue of uneven data, particularly not having enough data </w:t>
      </w:r>
      <w:r w:rsidRPr="6A74112E" w:rsidR="07824D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demonstrating</w:t>
      </w:r>
      <w:r w:rsidRPr="6A74112E" w:rsidR="07824D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positive depression cases ver</w:t>
      </w:r>
      <w:r w:rsidRPr="6A74112E" w:rsidR="286F9AE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su</w:t>
      </w:r>
      <w:r w:rsidRPr="6A74112E" w:rsidR="286F9AE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 data where the text author was not. In their project, they resolved this using data augmentation</w:t>
      </w:r>
      <w:r w:rsidRPr="6A74112E" w:rsidR="7390A61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artificially creating new sample data to train on by rearranging words or sentences in the existing data. They had also suggested that this problem could be mitigated by </w:t>
      </w:r>
      <w:r w:rsidRPr="6A74112E" w:rsidR="06ECC9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adding </w:t>
      </w:r>
      <w:r w:rsidRPr="6A74112E" w:rsidR="7390A61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weight</w:t>
      </w:r>
      <w:r w:rsidRPr="6A74112E" w:rsidR="50173D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 to</w:t>
      </w:r>
      <w:r w:rsidRPr="6A74112E" w:rsidR="7390A61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certain categories.</w:t>
      </w:r>
      <w:r w:rsidRPr="6A74112E" w:rsidR="5E41EB1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Pr="00B65F22" w:rsidR="00910249" w:rsidP="6A74112E" w:rsidRDefault="00910249" w14:paraId="5DAB4202" w14:textId="14CF8AF8">
      <w:pPr>
        <w:widowControl w:val="1"/>
        <w:bidi w:val="0"/>
        <w:spacing w:before="0" w:beforeAutospacing="off" w:after="0" w:afterAutospacing="off" w:line="276" w:lineRule="auto"/>
        <w:ind w:right="0" w:firstLine="720"/>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6A74112E" w:rsidR="7390A61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Like the dataset used in Wang, et al., </w:t>
      </w:r>
      <w:r w:rsidRPr="6A74112E" w:rsidR="7390A61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GoEmotions</w:t>
      </w:r>
      <w:r w:rsidRPr="6A74112E" w:rsidR="7390A61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also suffers from uneven categories, but the original researchers of </w:t>
      </w:r>
      <w:r w:rsidRPr="6A74112E" w:rsidR="7390A61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GoEmotions</w:t>
      </w:r>
      <w:r w:rsidRPr="6A74112E" w:rsidR="7390A61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went down the path of trying to </w:t>
      </w:r>
      <w:r w:rsidRPr="6A74112E" w:rsidR="326D95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select their data collection in areas that might result in more data in rarer categories and using the weighting methodology instead of the data augmentation one to </w:t>
      </w:r>
      <w:r w:rsidRPr="6A74112E" w:rsidR="52723C5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generate artificial samples. </w:t>
      </w:r>
      <w:r w:rsidRPr="6A74112E" w:rsidR="6A23A7D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This is elaborated in our Data Collection and Data Preprocessing sections. </w:t>
      </w:r>
      <w:r w:rsidRPr="6A74112E" w:rsidR="52723C5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However, the data augmentation technique could be a useful optimization for the </w:t>
      </w:r>
      <w:r w:rsidRPr="6A74112E" w:rsidR="52723C5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GoEmotions</w:t>
      </w:r>
      <w:r w:rsidRPr="6A74112E" w:rsidR="52723C5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dataset as well.</w:t>
      </w:r>
    </w:p>
    <w:p w:rsidR="0081054B" w:rsidP="6A74112E" w:rsidRDefault="0081054B" w14:paraId="5193D694" w14:textId="709458A3">
      <w:pPr>
        <w:pStyle w:val="Heading2"/>
        <w:spacing w:line="276" w:lineRule="auto"/>
        <w:jc w:val="both"/>
        <w:rPr/>
      </w:pPr>
      <w:bookmarkStart w:name="_Toc33129278" w:id="14"/>
      <w:bookmarkStart w:name="_Toc1636361990" w:id="773183972"/>
      <w:r w:rsidR="5B1CEF44">
        <w:rPr/>
        <w:t>IMPORTANCE</w:t>
      </w:r>
      <w:bookmarkEnd w:id="14"/>
      <w:r w:rsidR="5B1CEF44">
        <w:rPr/>
        <w:t xml:space="preserve"> </w:t>
      </w:r>
      <w:r w:rsidR="5B1CEF44">
        <w:rPr/>
        <w:t>AND IMPACTS</w:t>
      </w:r>
      <w:bookmarkEnd w:id="773183972"/>
    </w:p>
    <w:p w:rsidR="02D2BDC6" w:rsidP="6A74112E" w:rsidRDefault="02D2BDC6" w14:paraId="1332AD6C" w14:textId="4AFA9B88">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160" w:afterAutospacing="off" w:line="276" w:lineRule="auto"/>
        <w:ind w:left="0" w:right="0" w:firstLine="720"/>
        <w:jc w:val="both"/>
        <w:rPr>
          <w:rFonts w:ascii="Times New Roman" w:hAnsi="Times New Roman" w:eastAsia="Times New Roman" w:cs="Times New Roman"/>
          <w:noProof w:val="0"/>
          <w:sz w:val="24"/>
          <w:szCs w:val="24"/>
          <w:lang w:val="en-US"/>
        </w:rPr>
      </w:pPr>
      <w:r w:rsidRPr="6A74112E" w:rsidR="2709BC5E">
        <w:rPr>
          <w:rFonts w:ascii="Times New Roman" w:hAnsi="Times New Roman" w:eastAsia="Times New Roman" w:cs="Times New Roman"/>
          <w:noProof w:val="0"/>
          <w:sz w:val="24"/>
          <w:szCs w:val="24"/>
          <w:lang w:val="en-US"/>
        </w:rPr>
        <w:t xml:space="preserve">A deep learning network with a better understanding of human emotions is crucial for advancing artificial intelligence from a transactional tool to a genuinely empathetic and effective partner. The problem of accurately </w:t>
      </w:r>
      <w:r w:rsidRPr="6A74112E" w:rsidR="2709BC5E">
        <w:rPr>
          <w:rFonts w:ascii="Times New Roman" w:hAnsi="Times New Roman" w:eastAsia="Times New Roman" w:cs="Times New Roman"/>
          <w:noProof w:val="0"/>
          <w:sz w:val="24"/>
          <w:szCs w:val="24"/>
          <w:lang w:val="en-US"/>
        </w:rPr>
        <w:t>identifying</w:t>
      </w:r>
      <w:r w:rsidRPr="6A74112E" w:rsidR="2709BC5E">
        <w:rPr>
          <w:rFonts w:ascii="Times New Roman" w:hAnsi="Times New Roman" w:eastAsia="Times New Roman" w:cs="Times New Roman"/>
          <w:noProof w:val="0"/>
          <w:sz w:val="24"/>
          <w:szCs w:val="24"/>
          <w:lang w:val="en-US"/>
        </w:rPr>
        <w:t xml:space="preserve"> fine-grained emotions in text holds significant social, economic, and scientific importance.</w:t>
      </w:r>
    </w:p>
    <w:p w:rsidR="02D2BDC6" w:rsidP="6A74112E" w:rsidRDefault="02D2BDC6" w14:paraId="3CFD59BD" w14:textId="3FCCFAC5">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160" w:afterAutospacing="off" w:line="276" w:lineRule="auto"/>
        <w:ind w:left="0" w:right="0" w:firstLine="720"/>
        <w:jc w:val="both"/>
        <w:rPr>
          <w:rFonts w:ascii="Times New Roman" w:hAnsi="Times New Roman" w:eastAsia="Times New Roman" w:cs="Times New Roman"/>
          <w:noProof w:val="0"/>
          <w:sz w:val="24"/>
          <w:szCs w:val="24"/>
          <w:lang w:val="en-US"/>
        </w:rPr>
      </w:pPr>
      <w:r w:rsidRPr="6A74112E" w:rsidR="2709BC5E">
        <w:rPr>
          <w:rFonts w:ascii="Times New Roman" w:hAnsi="Times New Roman" w:eastAsia="Times New Roman" w:cs="Times New Roman"/>
          <w:noProof w:val="0"/>
          <w:sz w:val="24"/>
          <w:szCs w:val="24"/>
          <w:lang w:val="en-US"/>
        </w:rPr>
        <w:t>Social Impact:</w:t>
      </w:r>
      <w:r w:rsidRPr="6A74112E" w:rsidR="2709BC5E">
        <w:rPr>
          <w:rFonts w:ascii="Times New Roman" w:hAnsi="Times New Roman" w:eastAsia="Times New Roman" w:cs="Times New Roman"/>
          <w:noProof w:val="0"/>
          <w:sz w:val="24"/>
          <w:szCs w:val="24"/>
          <w:lang w:val="en-US"/>
        </w:rPr>
        <w:t xml:space="preserve"> </w:t>
      </w:r>
      <w:r w:rsidRPr="6A74112E" w:rsidR="2B256051">
        <w:rPr>
          <w:rFonts w:ascii="Times New Roman" w:hAnsi="Times New Roman" w:eastAsia="Times New Roman" w:cs="Times New Roman"/>
          <w:noProof w:val="0"/>
          <w:sz w:val="24"/>
          <w:szCs w:val="24"/>
          <w:lang w:val="en-US"/>
        </w:rPr>
        <w:t xml:space="preserve">Improvement of online safety and mental health support are some of </w:t>
      </w:r>
      <w:r w:rsidRPr="6A74112E" w:rsidR="41BC7557">
        <w:rPr>
          <w:rFonts w:ascii="Times New Roman" w:hAnsi="Times New Roman" w:eastAsia="Times New Roman" w:cs="Times New Roman"/>
          <w:noProof w:val="0"/>
          <w:sz w:val="24"/>
          <w:szCs w:val="24"/>
          <w:lang w:val="en-US"/>
        </w:rPr>
        <w:t xml:space="preserve">the </w:t>
      </w:r>
      <w:r w:rsidRPr="6A74112E" w:rsidR="2B256051">
        <w:rPr>
          <w:rFonts w:ascii="Times New Roman" w:hAnsi="Times New Roman" w:eastAsia="Times New Roman" w:cs="Times New Roman"/>
          <w:noProof w:val="0"/>
          <w:sz w:val="24"/>
          <w:szCs w:val="24"/>
          <w:lang w:val="en-US"/>
        </w:rPr>
        <w:t xml:space="preserve">social impact areas that </w:t>
      </w:r>
      <w:r w:rsidRPr="6A74112E" w:rsidR="0FE361D7">
        <w:rPr>
          <w:rFonts w:ascii="Times New Roman" w:hAnsi="Times New Roman" w:eastAsia="Times New Roman" w:cs="Times New Roman"/>
          <w:noProof w:val="0"/>
          <w:sz w:val="24"/>
          <w:szCs w:val="24"/>
          <w:lang w:val="en-US"/>
        </w:rPr>
        <w:t>an improved sentiment analysis AI model can achieve</w:t>
      </w:r>
      <w:r w:rsidRPr="6A74112E" w:rsidR="2B256051">
        <w:rPr>
          <w:rFonts w:ascii="Times New Roman" w:hAnsi="Times New Roman" w:eastAsia="Times New Roman" w:cs="Times New Roman"/>
          <w:noProof w:val="0"/>
          <w:sz w:val="24"/>
          <w:szCs w:val="24"/>
          <w:lang w:val="en-US"/>
        </w:rPr>
        <w:t>.</w:t>
      </w:r>
      <w:r w:rsidRPr="6A74112E" w:rsidR="2709BC5E">
        <w:rPr>
          <w:rFonts w:ascii="Times New Roman" w:hAnsi="Times New Roman" w:eastAsia="Times New Roman" w:cs="Times New Roman"/>
          <w:noProof w:val="0"/>
          <w:sz w:val="24"/>
          <w:szCs w:val="24"/>
          <w:lang w:val="en-US"/>
        </w:rPr>
        <w:t xml:space="preserve"> </w:t>
      </w:r>
      <w:r w:rsidRPr="6A74112E" w:rsidR="1B435D62">
        <w:rPr>
          <w:rFonts w:ascii="Times New Roman" w:hAnsi="Times New Roman" w:eastAsia="Times New Roman" w:cs="Times New Roman"/>
          <w:noProof w:val="0"/>
          <w:sz w:val="24"/>
          <w:szCs w:val="24"/>
          <w:lang w:val="en-US"/>
        </w:rPr>
        <w:t xml:space="preserve">Additionally, improved </w:t>
      </w:r>
      <w:r w:rsidRPr="6A74112E" w:rsidR="2709BC5E">
        <w:rPr>
          <w:rFonts w:ascii="Times New Roman" w:hAnsi="Times New Roman" w:eastAsia="Times New Roman" w:cs="Times New Roman"/>
          <w:noProof w:val="0"/>
          <w:sz w:val="24"/>
          <w:szCs w:val="24"/>
          <w:lang w:val="en-US"/>
        </w:rPr>
        <w:t xml:space="preserve">content moderation systems </w:t>
      </w:r>
      <w:r w:rsidRPr="6A74112E" w:rsidR="0E57B00A">
        <w:rPr>
          <w:rFonts w:ascii="Times New Roman" w:hAnsi="Times New Roman" w:eastAsia="Times New Roman" w:cs="Times New Roman"/>
          <w:noProof w:val="0"/>
          <w:sz w:val="24"/>
          <w:szCs w:val="24"/>
          <w:lang w:val="en-US"/>
        </w:rPr>
        <w:t>through identification of</w:t>
      </w:r>
      <w:r w:rsidRPr="6A74112E" w:rsidR="2709BC5E">
        <w:rPr>
          <w:rFonts w:ascii="Times New Roman" w:hAnsi="Times New Roman" w:eastAsia="Times New Roman" w:cs="Times New Roman"/>
          <w:noProof w:val="0"/>
          <w:sz w:val="24"/>
          <w:szCs w:val="24"/>
          <w:lang w:val="en-US"/>
        </w:rPr>
        <w:t xml:space="preserve"> </w:t>
      </w:r>
      <w:r w:rsidRPr="6A74112E" w:rsidR="2709BC5E">
        <w:rPr>
          <w:rFonts w:ascii="Times New Roman" w:hAnsi="Times New Roman" w:eastAsia="Times New Roman" w:cs="Times New Roman"/>
          <w:noProof w:val="0"/>
          <w:sz w:val="24"/>
          <w:szCs w:val="24"/>
          <w:lang w:val="en-US"/>
        </w:rPr>
        <w:t xml:space="preserve">harmful or violent content, even </w:t>
      </w:r>
      <w:r w:rsidRPr="6A74112E" w:rsidR="1BF62BBF">
        <w:rPr>
          <w:rFonts w:ascii="Times New Roman" w:hAnsi="Times New Roman" w:eastAsia="Times New Roman" w:cs="Times New Roman"/>
          <w:noProof w:val="0"/>
          <w:sz w:val="24"/>
          <w:szCs w:val="24"/>
          <w:lang w:val="en-US"/>
        </w:rPr>
        <w:t xml:space="preserve">in </w:t>
      </w:r>
      <w:r w:rsidRPr="6A74112E" w:rsidR="2709BC5E">
        <w:rPr>
          <w:rFonts w:ascii="Times New Roman" w:hAnsi="Times New Roman" w:eastAsia="Times New Roman" w:cs="Times New Roman"/>
          <w:noProof w:val="0"/>
          <w:sz w:val="24"/>
          <w:szCs w:val="24"/>
          <w:lang w:val="en-US"/>
        </w:rPr>
        <w:t>nuanced language (e.g., sarcasm or coded communication)</w:t>
      </w:r>
      <w:r w:rsidRPr="6A74112E" w:rsidR="2CD8E461">
        <w:rPr>
          <w:rFonts w:ascii="Times New Roman" w:hAnsi="Times New Roman" w:eastAsia="Times New Roman" w:cs="Times New Roman"/>
          <w:noProof w:val="0"/>
          <w:sz w:val="24"/>
          <w:szCs w:val="24"/>
          <w:lang w:val="en-US"/>
        </w:rPr>
        <w:t xml:space="preserve"> can be achieved through a robust model</w:t>
      </w:r>
      <w:r w:rsidRPr="6A74112E" w:rsidR="2709BC5E">
        <w:rPr>
          <w:rFonts w:ascii="Times New Roman" w:hAnsi="Times New Roman" w:eastAsia="Times New Roman" w:cs="Times New Roman"/>
          <w:noProof w:val="0"/>
          <w:sz w:val="24"/>
          <w:szCs w:val="24"/>
          <w:lang w:val="en-US"/>
        </w:rPr>
        <w:t>. On a</w:t>
      </w:r>
      <w:r w:rsidRPr="6A74112E" w:rsidR="5458CD2D">
        <w:rPr>
          <w:rFonts w:ascii="Times New Roman" w:hAnsi="Times New Roman" w:eastAsia="Times New Roman" w:cs="Times New Roman"/>
          <w:noProof w:val="0"/>
          <w:sz w:val="24"/>
          <w:szCs w:val="24"/>
          <w:lang w:val="en-US"/>
        </w:rPr>
        <w:t>n individu</w:t>
      </w:r>
      <w:r w:rsidRPr="6A74112E" w:rsidR="2709BC5E">
        <w:rPr>
          <w:rFonts w:ascii="Times New Roman" w:hAnsi="Times New Roman" w:eastAsia="Times New Roman" w:cs="Times New Roman"/>
          <w:noProof w:val="0"/>
          <w:sz w:val="24"/>
          <w:szCs w:val="24"/>
          <w:lang w:val="en-US"/>
        </w:rPr>
        <w:t xml:space="preserve">al level, </w:t>
      </w:r>
      <w:r w:rsidRPr="6A74112E" w:rsidR="1E0ACE8D">
        <w:rPr>
          <w:rFonts w:ascii="Times New Roman" w:hAnsi="Times New Roman" w:eastAsia="Times New Roman" w:cs="Times New Roman"/>
          <w:noProof w:val="0"/>
          <w:sz w:val="24"/>
          <w:szCs w:val="24"/>
          <w:lang w:val="en-US"/>
        </w:rPr>
        <w:t xml:space="preserve">creation of </w:t>
      </w:r>
      <w:r w:rsidRPr="6A74112E" w:rsidR="2709BC5E">
        <w:rPr>
          <w:rFonts w:ascii="Times New Roman" w:hAnsi="Times New Roman" w:eastAsia="Times New Roman" w:cs="Times New Roman"/>
          <w:noProof w:val="0"/>
          <w:sz w:val="24"/>
          <w:szCs w:val="24"/>
          <w:lang w:val="en-US"/>
        </w:rPr>
        <w:t>advance</w:t>
      </w:r>
      <w:r w:rsidRPr="6A74112E" w:rsidR="6668E934">
        <w:rPr>
          <w:rFonts w:ascii="Times New Roman" w:hAnsi="Times New Roman" w:eastAsia="Times New Roman" w:cs="Times New Roman"/>
          <w:noProof w:val="0"/>
          <w:sz w:val="24"/>
          <w:szCs w:val="24"/>
          <w:lang w:val="en-US"/>
        </w:rPr>
        <w:t>d</w:t>
      </w:r>
      <w:r w:rsidRPr="6A74112E" w:rsidR="2709BC5E">
        <w:rPr>
          <w:rFonts w:ascii="Times New Roman" w:hAnsi="Times New Roman" w:eastAsia="Times New Roman" w:cs="Times New Roman"/>
          <w:noProof w:val="0"/>
          <w:sz w:val="24"/>
          <w:szCs w:val="24"/>
          <w:lang w:val="en-US"/>
        </w:rPr>
        <w:t xml:space="preserve"> AI therapists and mental health support systems</w:t>
      </w:r>
      <w:r w:rsidRPr="6A74112E" w:rsidR="727D4128">
        <w:rPr>
          <w:rFonts w:ascii="Times New Roman" w:hAnsi="Times New Roman" w:eastAsia="Times New Roman" w:cs="Times New Roman"/>
          <w:noProof w:val="0"/>
          <w:sz w:val="24"/>
          <w:szCs w:val="24"/>
          <w:lang w:val="en-US"/>
        </w:rPr>
        <w:t xml:space="preserve"> are </w:t>
      </w:r>
      <w:r w:rsidRPr="6A74112E" w:rsidR="49203507">
        <w:rPr>
          <w:rFonts w:ascii="Times New Roman" w:hAnsi="Times New Roman" w:eastAsia="Times New Roman" w:cs="Times New Roman"/>
          <w:noProof w:val="0"/>
          <w:sz w:val="24"/>
          <w:szCs w:val="24"/>
          <w:lang w:val="en-US"/>
        </w:rPr>
        <w:t>some of the possible implementation areas for such networks which can help</w:t>
      </w:r>
      <w:r w:rsidRPr="6A74112E" w:rsidR="2709BC5E">
        <w:rPr>
          <w:rFonts w:ascii="Times New Roman" w:hAnsi="Times New Roman" w:eastAsia="Times New Roman" w:cs="Times New Roman"/>
          <w:noProof w:val="0"/>
          <w:sz w:val="24"/>
          <w:szCs w:val="24"/>
          <w:lang w:val="en-US"/>
        </w:rPr>
        <w:t xml:space="preserve"> them better gauge a user's emotional state and provide tailored, empathetic, and life-saving responses.</w:t>
      </w:r>
    </w:p>
    <w:p w:rsidR="02D2BDC6" w:rsidP="6A74112E" w:rsidRDefault="02D2BDC6" w14:paraId="34E2BF4D" w14:textId="5F48A572">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160" w:afterAutospacing="off" w:line="276" w:lineRule="auto"/>
        <w:ind w:left="0" w:right="0" w:firstLine="720"/>
        <w:jc w:val="both"/>
        <w:rPr>
          <w:rFonts w:ascii="Times New Roman" w:hAnsi="Times New Roman" w:eastAsia="Times New Roman" w:cs="Times New Roman"/>
          <w:noProof w:val="0"/>
          <w:sz w:val="24"/>
          <w:szCs w:val="24"/>
          <w:lang w:val="en-US"/>
        </w:rPr>
      </w:pPr>
      <w:r w:rsidRPr="6A74112E" w:rsidR="2709BC5E">
        <w:rPr>
          <w:rFonts w:ascii="Times New Roman" w:hAnsi="Times New Roman" w:eastAsia="Times New Roman" w:cs="Times New Roman"/>
          <w:noProof w:val="0"/>
          <w:sz w:val="24"/>
          <w:szCs w:val="24"/>
          <w:lang w:val="en-US"/>
        </w:rPr>
        <w:t>Economic and Business Impact:</w:t>
      </w:r>
      <w:r w:rsidRPr="6A74112E" w:rsidR="2709BC5E">
        <w:rPr>
          <w:rFonts w:ascii="Times New Roman" w:hAnsi="Times New Roman" w:eastAsia="Times New Roman" w:cs="Times New Roman"/>
          <w:noProof w:val="0"/>
          <w:sz w:val="24"/>
          <w:szCs w:val="24"/>
          <w:lang w:val="en-US"/>
        </w:rPr>
        <w:t xml:space="preserve"> </w:t>
      </w:r>
      <w:r w:rsidRPr="6A74112E" w:rsidR="24F25A11">
        <w:rPr>
          <w:rFonts w:ascii="Times New Roman" w:hAnsi="Times New Roman" w:eastAsia="Times New Roman" w:cs="Times New Roman"/>
          <w:noProof w:val="0"/>
          <w:sz w:val="24"/>
          <w:szCs w:val="24"/>
          <w:lang w:val="en-US"/>
        </w:rPr>
        <w:t xml:space="preserve">Understanding human emotions </w:t>
      </w:r>
      <w:r w:rsidRPr="6A74112E" w:rsidR="072EC539">
        <w:rPr>
          <w:rFonts w:ascii="Times New Roman" w:hAnsi="Times New Roman" w:eastAsia="Times New Roman" w:cs="Times New Roman"/>
          <w:noProof w:val="0"/>
          <w:sz w:val="24"/>
          <w:szCs w:val="24"/>
          <w:lang w:val="en-US"/>
        </w:rPr>
        <w:t xml:space="preserve">aids </w:t>
      </w:r>
      <w:r w:rsidRPr="6A74112E" w:rsidR="24F25A11">
        <w:rPr>
          <w:rFonts w:ascii="Times New Roman" w:hAnsi="Times New Roman" w:eastAsia="Times New Roman" w:cs="Times New Roman"/>
          <w:noProof w:val="0"/>
          <w:sz w:val="24"/>
          <w:szCs w:val="24"/>
          <w:lang w:val="en-US"/>
        </w:rPr>
        <w:t xml:space="preserve">companies retrieve a deeper analysis of </w:t>
      </w:r>
      <w:r w:rsidRPr="6A74112E" w:rsidR="3C9E4488">
        <w:rPr>
          <w:rFonts w:ascii="Times New Roman" w:hAnsi="Times New Roman" w:eastAsia="Times New Roman" w:cs="Times New Roman"/>
          <w:noProof w:val="0"/>
          <w:sz w:val="24"/>
          <w:szCs w:val="24"/>
          <w:lang w:val="en-US"/>
        </w:rPr>
        <w:t xml:space="preserve">customer feedback, helping distinguish general dissatisfaction, </w:t>
      </w:r>
      <w:r w:rsidRPr="6A74112E" w:rsidR="3C9E4488">
        <w:rPr>
          <w:rFonts w:ascii="Times New Roman" w:hAnsi="Times New Roman" w:eastAsia="Times New Roman" w:cs="Times New Roman"/>
          <w:noProof w:val="0"/>
          <w:sz w:val="24"/>
          <w:szCs w:val="24"/>
          <w:lang w:val="en-US"/>
        </w:rPr>
        <w:t>frustration</w:t>
      </w:r>
      <w:r w:rsidRPr="6A74112E" w:rsidR="3C9E4488">
        <w:rPr>
          <w:rFonts w:ascii="Times New Roman" w:hAnsi="Times New Roman" w:eastAsia="Times New Roman" w:cs="Times New Roman"/>
          <w:noProof w:val="0"/>
          <w:sz w:val="24"/>
          <w:szCs w:val="24"/>
          <w:lang w:val="en-US"/>
        </w:rPr>
        <w:t xml:space="preserve"> or brand loyalty.</w:t>
      </w:r>
      <w:r w:rsidRPr="6A74112E" w:rsidR="2709BC5E">
        <w:rPr>
          <w:rFonts w:ascii="Times New Roman" w:hAnsi="Times New Roman" w:eastAsia="Times New Roman" w:cs="Times New Roman"/>
          <w:noProof w:val="0"/>
          <w:sz w:val="24"/>
          <w:szCs w:val="24"/>
          <w:lang w:val="en-US"/>
        </w:rPr>
        <w:t xml:space="preserve"> </w:t>
      </w:r>
      <w:r w:rsidRPr="6A74112E" w:rsidR="6BFB2EB3">
        <w:rPr>
          <w:rFonts w:ascii="Times New Roman" w:hAnsi="Times New Roman" w:eastAsia="Times New Roman" w:cs="Times New Roman"/>
          <w:noProof w:val="0"/>
          <w:sz w:val="24"/>
          <w:szCs w:val="24"/>
          <w:lang w:val="en-US"/>
        </w:rPr>
        <w:t xml:space="preserve">Improved business decisions, improved customer service and proactive brand reputation protection are some of the outcomes that companies can </w:t>
      </w:r>
      <w:r w:rsidRPr="6A74112E" w:rsidR="6BFB2EB3">
        <w:rPr>
          <w:rFonts w:ascii="Times New Roman" w:hAnsi="Times New Roman" w:eastAsia="Times New Roman" w:cs="Times New Roman"/>
          <w:noProof w:val="0"/>
          <w:sz w:val="24"/>
          <w:szCs w:val="24"/>
          <w:lang w:val="en-US"/>
        </w:rPr>
        <w:t>utilize</w:t>
      </w:r>
      <w:r w:rsidRPr="6A74112E" w:rsidR="6BFB2EB3">
        <w:rPr>
          <w:rFonts w:ascii="Times New Roman" w:hAnsi="Times New Roman" w:eastAsia="Times New Roman" w:cs="Times New Roman"/>
          <w:noProof w:val="0"/>
          <w:sz w:val="24"/>
          <w:szCs w:val="24"/>
          <w:lang w:val="en-US"/>
        </w:rPr>
        <w:t xml:space="preserve"> these models for.</w:t>
      </w:r>
      <w:r w:rsidRPr="6A74112E" w:rsidR="46E977B5">
        <w:rPr>
          <w:rFonts w:ascii="Times New Roman" w:hAnsi="Times New Roman" w:eastAsia="Times New Roman" w:cs="Times New Roman"/>
          <w:noProof w:val="0"/>
          <w:sz w:val="24"/>
          <w:szCs w:val="24"/>
          <w:lang w:val="en-US"/>
        </w:rPr>
        <w:t xml:space="preserve"> On an individual level, </w:t>
      </w:r>
      <w:r w:rsidRPr="6A74112E" w:rsidR="533341A9">
        <w:rPr>
          <w:rFonts w:ascii="Times New Roman" w:hAnsi="Times New Roman" w:eastAsia="Times New Roman" w:cs="Times New Roman"/>
          <w:noProof w:val="0"/>
          <w:sz w:val="24"/>
          <w:szCs w:val="24"/>
          <w:lang w:val="en-US"/>
        </w:rPr>
        <w:t>the creation</w:t>
      </w:r>
      <w:r w:rsidRPr="6A74112E" w:rsidR="46E977B5">
        <w:rPr>
          <w:rFonts w:ascii="Times New Roman" w:hAnsi="Times New Roman" w:eastAsia="Times New Roman" w:cs="Times New Roman"/>
          <w:noProof w:val="0"/>
          <w:sz w:val="24"/>
          <w:szCs w:val="24"/>
          <w:lang w:val="en-US"/>
        </w:rPr>
        <w:t xml:space="preserve"> of intuitive and engaging personal assistants and chatbots </w:t>
      </w:r>
      <w:r w:rsidRPr="6A74112E" w:rsidR="6F4AFEF9">
        <w:rPr>
          <w:rFonts w:ascii="Times New Roman" w:hAnsi="Times New Roman" w:eastAsia="Times New Roman" w:cs="Times New Roman"/>
          <w:noProof w:val="0"/>
          <w:sz w:val="24"/>
          <w:szCs w:val="24"/>
          <w:lang w:val="en-US"/>
        </w:rPr>
        <w:t>based on robust networks</w:t>
      </w:r>
      <w:r w:rsidRPr="6A74112E" w:rsidR="46E977B5">
        <w:rPr>
          <w:rFonts w:ascii="Times New Roman" w:hAnsi="Times New Roman" w:eastAsia="Times New Roman" w:cs="Times New Roman"/>
          <w:noProof w:val="0"/>
          <w:sz w:val="24"/>
          <w:szCs w:val="24"/>
          <w:lang w:val="en-US"/>
        </w:rPr>
        <w:t xml:space="preserve"> </w:t>
      </w:r>
      <w:r w:rsidRPr="6A74112E" w:rsidR="25889A68">
        <w:rPr>
          <w:rFonts w:ascii="Times New Roman" w:hAnsi="Times New Roman" w:eastAsia="Times New Roman" w:cs="Times New Roman"/>
          <w:noProof w:val="0"/>
          <w:sz w:val="24"/>
          <w:szCs w:val="24"/>
          <w:lang w:val="en-US"/>
        </w:rPr>
        <w:t xml:space="preserve">will lead to </w:t>
      </w:r>
      <w:r w:rsidRPr="6A74112E" w:rsidR="25889A68">
        <w:rPr>
          <w:rFonts w:ascii="Times New Roman" w:hAnsi="Times New Roman" w:eastAsia="Times New Roman" w:cs="Times New Roman"/>
          <w:noProof w:val="0"/>
          <w:sz w:val="24"/>
          <w:szCs w:val="24"/>
          <w:lang w:val="en-US"/>
        </w:rPr>
        <w:t>a higher</w:t>
      </w:r>
      <w:r w:rsidRPr="6A74112E" w:rsidR="25889A68">
        <w:rPr>
          <w:rFonts w:ascii="Times New Roman" w:hAnsi="Times New Roman" w:eastAsia="Times New Roman" w:cs="Times New Roman"/>
          <w:noProof w:val="0"/>
          <w:sz w:val="24"/>
          <w:szCs w:val="24"/>
          <w:lang w:val="en-US"/>
        </w:rPr>
        <w:t xml:space="preserve"> adoption, more positive </w:t>
      </w:r>
      <w:r w:rsidRPr="6A74112E" w:rsidR="25889A68">
        <w:rPr>
          <w:rFonts w:ascii="Times New Roman" w:hAnsi="Times New Roman" w:eastAsia="Times New Roman" w:cs="Times New Roman"/>
          <w:noProof w:val="0"/>
          <w:sz w:val="24"/>
          <w:szCs w:val="24"/>
          <w:lang w:val="en-US"/>
        </w:rPr>
        <w:t>experience</w:t>
      </w:r>
      <w:r w:rsidRPr="6A74112E" w:rsidR="25889A68">
        <w:rPr>
          <w:rFonts w:ascii="Times New Roman" w:hAnsi="Times New Roman" w:eastAsia="Times New Roman" w:cs="Times New Roman"/>
          <w:noProof w:val="0"/>
          <w:sz w:val="24"/>
          <w:szCs w:val="24"/>
          <w:lang w:val="en-US"/>
        </w:rPr>
        <w:t xml:space="preserve"> and</w:t>
      </w:r>
      <w:r w:rsidRPr="6A74112E" w:rsidR="40B32EE5">
        <w:rPr>
          <w:rFonts w:ascii="Times New Roman" w:hAnsi="Times New Roman" w:eastAsia="Times New Roman" w:cs="Times New Roman"/>
          <w:noProof w:val="0"/>
          <w:sz w:val="24"/>
          <w:szCs w:val="24"/>
          <w:lang w:val="en-US"/>
        </w:rPr>
        <w:t xml:space="preserve"> </w:t>
      </w:r>
      <w:r w:rsidRPr="6A74112E" w:rsidR="5398E474">
        <w:rPr>
          <w:rFonts w:ascii="Times New Roman" w:hAnsi="Times New Roman" w:eastAsia="Times New Roman" w:cs="Times New Roman"/>
          <w:noProof w:val="0"/>
          <w:sz w:val="24"/>
          <w:szCs w:val="24"/>
          <w:lang w:val="en-US"/>
        </w:rPr>
        <w:t>increased brand loyalty.</w:t>
      </w:r>
    </w:p>
    <w:p w:rsidR="02D2BDC6" w:rsidP="6A74112E" w:rsidRDefault="02D2BDC6" w14:paraId="2BAA50A2" w14:textId="580F393E">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160" w:afterAutospacing="off" w:line="276" w:lineRule="auto"/>
        <w:ind w:left="0" w:right="0" w:firstLine="720"/>
        <w:jc w:val="both"/>
        <w:rPr>
          <w:rFonts w:ascii="Times New Roman" w:hAnsi="Times New Roman" w:eastAsia="Times New Roman" w:cs="Times New Roman"/>
          <w:noProof w:val="0"/>
          <w:sz w:val="24"/>
          <w:szCs w:val="24"/>
          <w:lang w:val="en-US"/>
        </w:rPr>
      </w:pPr>
      <w:r w:rsidRPr="6A74112E" w:rsidR="2709BC5E">
        <w:rPr>
          <w:rFonts w:ascii="Times New Roman" w:hAnsi="Times New Roman" w:eastAsia="Times New Roman" w:cs="Times New Roman"/>
          <w:noProof w:val="0"/>
          <w:sz w:val="24"/>
          <w:szCs w:val="24"/>
          <w:lang w:val="en-US"/>
        </w:rPr>
        <w:t>Scientific Impact:</w:t>
      </w:r>
      <w:r w:rsidRPr="6A74112E" w:rsidR="2709BC5E">
        <w:rPr>
          <w:rFonts w:ascii="Times New Roman" w:hAnsi="Times New Roman" w:eastAsia="Times New Roman" w:cs="Times New Roman"/>
          <w:noProof w:val="0"/>
          <w:sz w:val="24"/>
          <w:szCs w:val="24"/>
          <w:lang w:val="en-US"/>
        </w:rPr>
        <w:t xml:space="preserve"> From a scientific perspective, </w:t>
      </w:r>
      <w:r w:rsidRPr="6A74112E" w:rsidR="5ADA4936">
        <w:rPr>
          <w:rFonts w:ascii="Times New Roman" w:hAnsi="Times New Roman" w:eastAsia="Times New Roman" w:cs="Times New Roman"/>
          <w:noProof w:val="0"/>
          <w:sz w:val="24"/>
          <w:szCs w:val="24"/>
          <w:lang w:val="en-US"/>
        </w:rPr>
        <w:t>focusing on</w:t>
      </w:r>
      <w:r w:rsidRPr="6A74112E" w:rsidR="2709BC5E">
        <w:rPr>
          <w:rFonts w:ascii="Times New Roman" w:hAnsi="Times New Roman" w:eastAsia="Times New Roman" w:cs="Times New Roman"/>
          <w:noProof w:val="0"/>
          <w:sz w:val="24"/>
          <w:szCs w:val="24"/>
          <w:lang w:val="en-US"/>
        </w:rPr>
        <w:t xml:space="preserve"> the complex problem of fine-grained emotion recognition in a large, real-world dataset</w:t>
      </w:r>
      <w:r w:rsidRPr="6A74112E" w:rsidR="646C3975">
        <w:rPr>
          <w:rFonts w:ascii="Times New Roman" w:hAnsi="Times New Roman" w:eastAsia="Times New Roman" w:cs="Times New Roman"/>
          <w:noProof w:val="0"/>
          <w:sz w:val="24"/>
          <w:szCs w:val="24"/>
          <w:lang w:val="en-US"/>
        </w:rPr>
        <w:t xml:space="preserve"> helps</w:t>
      </w:r>
      <w:r w:rsidRPr="6A74112E" w:rsidR="2709BC5E">
        <w:rPr>
          <w:rFonts w:ascii="Times New Roman" w:hAnsi="Times New Roman" w:eastAsia="Times New Roman" w:cs="Times New Roman"/>
          <w:noProof w:val="0"/>
          <w:sz w:val="24"/>
          <w:szCs w:val="24"/>
          <w:lang w:val="en-US"/>
        </w:rPr>
        <w:t xml:space="preserve"> contribute to the understanding of how to build more robust and generalizable models. Our findings on hybrid architectures</w:t>
      </w:r>
      <w:r w:rsidRPr="6A74112E" w:rsidR="3149CD8A">
        <w:rPr>
          <w:rFonts w:ascii="Times New Roman" w:hAnsi="Times New Roman" w:eastAsia="Times New Roman" w:cs="Times New Roman"/>
          <w:noProof w:val="0"/>
          <w:sz w:val="24"/>
          <w:szCs w:val="24"/>
          <w:lang w:val="en-US"/>
        </w:rPr>
        <w:t xml:space="preserve"> </w:t>
      </w:r>
      <w:r w:rsidRPr="6A74112E" w:rsidR="2709BC5E">
        <w:rPr>
          <w:rFonts w:ascii="Times New Roman" w:hAnsi="Times New Roman" w:eastAsia="Times New Roman" w:cs="Times New Roman"/>
          <w:noProof w:val="0"/>
          <w:sz w:val="24"/>
          <w:szCs w:val="24"/>
          <w:lang w:val="en-US"/>
        </w:rPr>
        <w:t xml:space="preserve">provide a new benchmark and a valuable resource for future research, </w:t>
      </w:r>
      <w:r w:rsidRPr="6A74112E" w:rsidR="76BF52B5">
        <w:rPr>
          <w:rFonts w:ascii="Times New Roman" w:hAnsi="Times New Roman" w:eastAsia="Times New Roman" w:cs="Times New Roman"/>
          <w:noProof w:val="0"/>
          <w:sz w:val="24"/>
          <w:szCs w:val="24"/>
          <w:lang w:val="en-US"/>
        </w:rPr>
        <w:t>helping create</w:t>
      </w:r>
      <w:r w:rsidRPr="6A74112E" w:rsidR="2709BC5E">
        <w:rPr>
          <w:rFonts w:ascii="Times New Roman" w:hAnsi="Times New Roman" w:eastAsia="Times New Roman" w:cs="Times New Roman"/>
          <w:noProof w:val="0"/>
          <w:sz w:val="24"/>
          <w:szCs w:val="24"/>
          <w:lang w:val="en-US"/>
        </w:rPr>
        <w:t xml:space="preserve"> more sophisticated sentiment analysis and human-computer interaction</w:t>
      </w:r>
      <w:r w:rsidRPr="6A74112E" w:rsidR="6C6E2536">
        <w:rPr>
          <w:rFonts w:ascii="Times New Roman" w:hAnsi="Times New Roman" w:eastAsia="Times New Roman" w:cs="Times New Roman"/>
          <w:noProof w:val="0"/>
          <w:sz w:val="24"/>
          <w:szCs w:val="24"/>
          <w:lang w:val="en-US"/>
        </w:rPr>
        <w:t xml:space="preserve"> in the future</w:t>
      </w:r>
      <w:r w:rsidRPr="6A74112E" w:rsidR="2709BC5E">
        <w:rPr>
          <w:rFonts w:ascii="Times New Roman" w:hAnsi="Times New Roman" w:eastAsia="Times New Roman" w:cs="Times New Roman"/>
          <w:noProof w:val="0"/>
          <w:sz w:val="24"/>
          <w:szCs w:val="24"/>
          <w:lang w:val="en-US"/>
        </w:rPr>
        <w:t xml:space="preserve"> across various domains.</w:t>
      </w:r>
    </w:p>
    <w:p w:rsidRPr="00440808" w:rsidR="0081054B" w:rsidP="6A74112E" w:rsidRDefault="0081054B" w14:paraId="2F9BDC16" w14:textId="455A5674">
      <w:pPr>
        <w:pStyle w:val="Heading1"/>
        <w:spacing w:line="276" w:lineRule="auto"/>
        <w:jc w:val="both"/>
        <w:rPr/>
      </w:pPr>
      <w:bookmarkStart w:name="_Toc33129279" w:id="16"/>
      <w:bookmarkStart w:name="_Toc1297656069" w:id="1265041744"/>
      <w:r w:rsidR="352DE198">
        <w:rPr/>
        <w:t>Data</w:t>
      </w:r>
      <w:r w:rsidR="0952FDD2">
        <w:rPr/>
        <w:t xml:space="preserve"> Collection</w:t>
      </w:r>
      <w:bookmarkEnd w:id="16"/>
      <w:bookmarkEnd w:id="1265041744"/>
    </w:p>
    <w:p w:rsidRPr="00834ED4" w:rsidR="00834ED4" w:rsidP="6A74112E" w:rsidRDefault="00834ED4" w14:paraId="2B462FB7" w14:textId="5983B3E7">
      <w:pPr>
        <w:pStyle w:val="Normal"/>
        <w:spacing w:line="276" w:lineRule="auto"/>
        <w:ind w:left="0" w:firstLine="432"/>
        <w:jc w:val="both"/>
        <w:rPr>
          <w:sz w:val="24"/>
          <w:szCs w:val="24"/>
        </w:rPr>
      </w:pPr>
      <w:r w:rsidRPr="6A74112E" w:rsidR="7425577B">
        <w:rPr>
          <w:sz w:val="24"/>
          <w:szCs w:val="24"/>
        </w:rPr>
        <w:t xml:space="preserve">For our dataset, we simply used the existing dataset collected during the </w:t>
      </w:r>
      <w:r w:rsidRPr="6A74112E" w:rsidR="7425577B">
        <w:rPr>
          <w:sz w:val="24"/>
          <w:szCs w:val="24"/>
        </w:rPr>
        <w:t>GoEmotions</w:t>
      </w:r>
      <w:r w:rsidRPr="6A74112E" w:rsidR="7425577B">
        <w:rPr>
          <w:sz w:val="24"/>
          <w:szCs w:val="24"/>
        </w:rPr>
        <w:t xml:space="preserve"> research study </w:t>
      </w:r>
      <w:r w:rsidRPr="6A74112E" w:rsidR="7425577B">
        <w:rPr>
          <w:sz w:val="24"/>
          <w:szCs w:val="24"/>
        </w:rPr>
        <w:t xml:space="preserve">curated by the teams of Stanford Linguistics and Google </w:t>
      </w:r>
      <w:r w:rsidRPr="6A74112E" w:rsidR="16112D59">
        <w:rPr>
          <w:sz w:val="24"/>
          <w:szCs w:val="24"/>
        </w:rPr>
        <w:t xml:space="preserve">Research. This </w:t>
      </w:r>
      <w:r w:rsidRPr="6A74112E" w:rsidR="1156767B">
        <w:rPr>
          <w:sz w:val="24"/>
          <w:szCs w:val="24"/>
        </w:rPr>
        <w:t>p</w:t>
      </w:r>
      <w:bookmarkStart w:name="_Int_bQmbhQT5" w:id="18"/>
      <w:r w:rsidRPr="6A74112E" w:rsidR="7425577B">
        <w:rPr>
          <w:sz w:val="24"/>
          <w:szCs w:val="24"/>
        </w:rPr>
        <w:t>u</w:t>
      </w:r>
      <w:bookmarkEnd w:id="18"/>
      <w:r w:rsidRPr="6A74112E" w:rsidR="7425577B">
        <w:rPr>
          <w:sz w:val="24"/>
          <w:szCs w:val="24"/>
        </w:rPr>
        <w:t>blicly</w:t>
      </w:r>
      <w:r w:rsidRPr="6A74112E" w:rsidR="7425577B">
        <w:rPr>
          <w:sz w:val="24"/>
          <w:szCs w:val="24"/>
        </w:rPr>
        <w:t xml:space="preserve"> available dataset consists of 58,000 carefully curated Reddit comments.</w:t>
      </w:r>
      <w:customXmlDelRangeStart w:author="Salyards, Chelsea N" w:date="2025-08-08T14:06:41.838Z" w:id="18913"/>
      <w:customXmlDelRangeEnd w:id="18913"/>
      <w:customXmlDelRangeStart w:author="Salyards, Chelsea N" w:date="2025-08-08T14:06:41.838Z" w:id="17406"/>
      <w:customXmlDelRangeEnd w:id="17406"/>
      <w:customXmlDelRangeStart w:author="Salyards, Chelsea N" w:date="2025-08-08T14:06:41.838Z" w:id="17331"/>
      <w:customXmlDelRangeEnd w:id="17331"/>
      <w:customXmlDelRangeStart w:author="Salyards, Chelsea N" w:date="2025-08-08T14:06:41.838Z" w:id="5988"/>
      <w:customXmlDelRangeEnd w:id="5988"/>
    </w:p>
    <w:p w:rsidRPr="00834ED4" w:rsidR="00834ED4" w:rsidP="6A74112E" w:rsidRDefault="00834ED4" w14:paraId="4DA3E3CA" w14:textId="77777777">
      <w:pPr>
        <w:spacing w:line="276" w:lineRule="auto"/>
        <w:ind w:firstLine="432"/>
        <w:jc w:val="both"/>
        <w:rPr>
          <w:sz w:val="24"/>
          <w:szCs w:val="24"/>
        </w:rPr>
      </w:pPr>
      <w:r w:rsidRPr="6A74112E" w:rsidR="7425577B">
        <w:rPr>
          <w:sz w:val="24"/>
          <w:szCs w:val="24"/>
        </w:rPr>
        <w:t>The dataset uses the following format:</w:t>
      </w:r>
    </w:p>
    <w:tbl>
      <w:tblPr>
        <w:tblStyle w:val="TableGrid"/>
        <w:tblW w:w="0" w:type="auto"/>
        <w:tblLayout w:type="fixed"/>
        <w:tblLook w:val="06A0" w:firstRow="1" w:lastRow="0" w:firstColumn="1" w:lastColumn="0" w:noHBand="1" w:noVBand="1"/>
      </w:tblPr>
      <w:tblGrid>
        <w:gridCol w:w="2910"/>
        <w:gridCol w:w="6450"/>
      </w:tblGrid>
      <w:tr w:rsidRPr="00834ED4" w:rsidR="00834ED4" w:rsidTr="6A74112E" w14:paraId="72111499" w14:textId="77777777">
        <w:trPr>
          <w:trHeight w:val="300"/>
        </w:trPr>
        <w:tc>
          <w:tcPr>
            <w:tcW w:w="2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834ED4" w:rsidR="00834ED4" w:rsidP="6A74112E" w:rsidRDefault="00834ED4" w14:paraId="23669E77" w14:textId="77777777">
            <w:pPr>
              <w:spacing w:line="276" w:lineRule="auto"/>
              <w:jc w:val="both"/>
              <w:rPr>
                <w:sz w:val="24"/>
                <w:szCs w:val="24"/>
              </w:rPr>
            </w:pPr>
            <w:r w:rsidRPr="6A74112E" w:rsidR="7425577B">
              <w:rPr>
                <w:sz w:val="24"/>
                <w:szCs w:val="24"/>
              </w:rPr>
              <w:t>Field</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834ED4" w:rsidR="00834ED4" w:rsidP="6A74112E" w:rsidRDefault="00834ED4" w14:paraId="32DA0C27" w14:textId="77777777">
            <w:pPr>
              <w:spacing w:line="276" w:lineRule="auto"/>
              <w:jc w:val="both"/>
              <w:rPr>
                <w:sz w:val="24"/>
                <w:szCs w:val="24"/>
              </w:rPr>
            </w:pPr>
            <w:r w:rsidRPr="6A74112E" w:rsidR="7425577B">
              <w:rPr>
                <w:sz w:val="24"/>
                <w:szCs w:val="24"/>
              </w:rPr>
              <w:t>Description</w:t>
            </w:r>
          </w:p>
        </w:tc>
      </w:tr>
      <w:tr w:rsidRPr="00834ED4" w:rsidR="00834ED4" w:rsidTr="6A74112E" w14:paraId="295B633A" w14:textId="77777777">
        <w:trPr>
          <w:trHeight w:val="300"/>
        </w:trPr>
        <w:tc>
          <w:tcPr>
            <w:tcW w:w="2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834ED4" w:rsidR="00834ED4" w:rsidP="6A74112E" w:rsidRDefault="00834ED4" w14:paraId="14502905" w14:textId="77777777">
            <w:pPr>
              <w:spacing w:line="276" w:lineRule="auto"/>
              <w:jc w:val="both"/>
              <w:rPr>
                <w:sz w:val="24"/>
                <w:szCs w:val="24"/>
              </w:rPr>
            </w:pPr>
            <w:r w:rsidRPr="6A74112E" w:rsidR="7425577B">
              <w:rPr>
                <w:sz w:val="24"/>
                <w:szCs w:val="24"/>
              </w:rPr>
              <w:t>id</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834ED4" w:rsidR="00834ED4" w:rsidP="6A74112E" w:rsidRDefault="00834ED4" w14:paraId="62426CF8" w14:textId="77777777">
            <w:pPr>
              <w:spacing w:line="276" w:lineRule="auto"/>
              <w:jc w:val="both"/>
              <w:rPr>
                <w:sz w:val="24"/>
                <w:szCs w:val="24"/>
              </w:rPr>
            </w:pPr>
            <w:r w:rsidRPr="6A74112E" w:rsidR="7425577B">
              <w:rPr>
                <w:sz w:val="24"/>
                <w:szCs w:val="24"/>
              </w:rPr>
              <w:t>Unique identifier for the data row</w:t>
            </w:r>
          </w:p>
        </w:tc>
      </w:tr>
      <w:tr w:rsidRPr="00834ED4" w:rsidR="00834ED4" w:rsidTr="6A74112E" w14:paraId="664CC2C5" w14:textId="77777777">
        <w:trPr>
          <w:trHeight w:val="300"/>
        </w:trPr>
        <w:tc>
          <w:tcPr>
            <w:tcW w:w="2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834ED4" w:rsidR="00834ED4" w:rsidP="6A74112E" w:rsidRDefault="00834ED4" w14:paraId="31FA6896" w14:textId="77777777">
            <w:pPr>
              <w:spacing w:line="276" w:lineRule="auto"/>
              <w:jc w:val="both"/>
              <w:rPr>
                <w:sz w:val="24"/>
                <w:szCs w:val="24"/>
              </w:rPr>
            </w:pPr>
            <w:r w:rsidRPr="6A74112E" w:rsidR="7425577B">
              <w:rPr>
                <w:sz w:val="24"/>
                <w:szCs w:val="24"/>
              </w:rPr>
              <w:t>text</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834ED4" w:rsidR="00834ED4" w:rsidP="6A74112E" w:rsidRDefault="00834ED4" w14:paraId="6E8B0507" w14:textId="77777777">
            <w:pPr>
              <w:spacing w:line="276" w:lineRule="auto"/>
              <w:jc w:val="both"/>
              <w:rPr>
                <w:sz w:val="24"/>
                <w:szCs w:val="24"/>
              </w:rPr>
            </w:pPr>
            <w:r w:rsidRPr="6A74112E" w:rsidR="7425577B">
              <w:rPr>
                <w:sz w:val="24"/>
                <w:szCs w:val="24"/>
              </w:rPr>
              <w:t>Reddit comment text</w:t>
            </w:r>
          </w:p>
        </w:tc>
      </w:tr>
      <w:tr w:rsidRPr="00834ED4" w:rsidR="00834ED4" w:rsidTr="6A74112E" w14:paraId="664D6939" w14:textId="77777777">
        <w:trPr>
          <w:trHeight w:val="300"/>
        </w:trPr>
        <w:tc>
          <w:tcPr>
            <w:tcW w:w="2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834ED4" w:rsidR="00834ED4" w:rsidP="6A74112E" w:rsidRDefault="00834ED4" w14:paraId="29D8E8B1" w14:textId="77777777">
            <w:pPr>
              <w:spacing w:line="276" w:lineRule="auto"/>
              <w:jc w:val="both"/>
              <w:rPr>
                <w:sz w:val="24"/>
                <w:szCs w:val="24"/>
              </w:rPr>
            </w:pPr>
            <w:r w:rsidRPr="6A74112E" w:rsidR="7425577B">
              <w:rPr>
                <w:sz w:val="24"/>
                <w:szCs w:val="24"/>
              </w:rPr>
              <w:t>example_very_unclear</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834ED4" w:rsidR="00834ED4" w:rsidP="6A74112E" w:rsidRDefault="00834ED4" w14:paraId="0163A213" w14:textId="77777777">
            <w:pPr>
              <w:spacing w:line="276" w:lineRule="auto"/>
              <w:jc w:val="both"/>
              <w:rPr>
                <w:sz w:val="24"/>
                <w:szCs w:val="24"/>
              </w:rPr>
            </w:pPr>
            <w:r w:rsidRPr="6A74112E" w:rsidR="7425577B">
              <w:rPr>
                <w:sz w:val="24"/>
                <w:szCs w:val="24"/>
              </w:rPr>
              <w:t>Boolean value (TRUE/FALSE) flagging if the example text was difficult to derive emotion</w:t>
            </w:r>
          </w:p>
        </w:tc>
      </w:tr>
      <w:tr w:rsidRPr="00834ED4" w:rsidR="00834ED4" w:rsidTr="6A74112E" w14:paraId="3AAAB76A" w14:textId="77777777">
        <w:trPr>
          <w:trHeight w:val="300"/>
        </w:trPr>
        <w:tc>
          <w:tcPr>
            <w:tcW w:w="2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834ED4" w:rsidR="00834ED4" w:rsidP="6A74112E" w:rsidRDefault="00834ED4" w14:paraId="42CAA3FF" w14:textId="77777777">
            <w:pPr>
              <w:spacing w:line="276" w:lineRule="auto"/>
              <w:jc w:val="both"/>
              <w:rPr>
                <w:sz w:val="24"/>
                <w:szCs w:val="24"/>
              </w:rPr>
            </w:pPr>
            <w:r w:rsidRPr="6A74112E" w:rsidR="7425577B">
              <w:rPr>
                <w:sz w:val="24"/>
                <w:szCs w:val="24"/>
              </w:rPr>
              <w:t>admiration</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834ED4" w:rsidR="00834ED4" w:rsidP="6A74112E" w:rsidRDefault="00834ED4" w14:paraId="73024F57" w14:textId="77777777">
            <w:pPr>
              <w:spacing w:line="276" w:lineRule="auto"/>
              <w:jc w:val="both"/>
              <w:rPr>
                <w:sz w:val="24"/>
                <w:szCs w:val="24"/>
              </w:rPr>
            </w:pPr>
            <w:r w:rsidRPr="6A74112E" w:rsidR="7425577B">
              <w:rPr>
                <w:sz w:val="24"/>
                <w:szCs w:val="24"/>
              </w:rPr>
              <w:t xml:space="preserve">Does text </w:t>
            </w:r>
            <w:r w:rsidRPr="6A74112E" w:rsidR="7425577B">
              <w:rPr>
                <w:sz w:val="24"/>
                <w:szCs w:val="24"/>
              </w:rPr>
              <w:t>demonstrate</w:t>
            </w:r>
            <w:r w:rsidRPr="6A74112E" w:rsidR="7425577B">
              <w:rPr>
                <w:sz w:val="24"/>
                <w:szCs w:val="24"/>
              </w:rPr>
              <w:t xml:space="preserve"> admiration? 0 or 1.</w:t>
            </w:r>
          </w:p>
        </w:tc>
      </w:tr>
      <w:tr w:rsidRPr="00834ED4" w:rsidR="00834ED4" w:rsidTr="6A74112E" w14:paraId="32717EF0" w14:textId="77777777">
        <w:trPr>
          <w:trHeight w:val="300"/>
        </w:trPr>
        <w:tc>
          <w:tcPr>
            <w:tcW w:w="2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834ED4" w:rsidR="00834ED4" w:rsidP="6A74112E" w:rsidRDefault="00834ED4" w14:paraId="424B2C42" w14:textId="77777777">
            <w:pPr>
              <w:spacing w:line="276" w:lineRule="auto"/>
              <w:jc w:val="both"/>
              <w:rPr>
                <w:sz w:val="24"/>
                <w:szCs w:val="24"/>
              </w:rPr>
            </w:pPr>
            <w:r w:rsidRPr="6A74112E" w:rsidR="7425577B">
              <w:rPr>
                <w:sz w:val="24"/>
                <w:szCs w:val="24"/>
              </w:rPr>
              <w:t>amusement</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834ED4" w:rsidR="00834ED4" w:rsidP="6A74112E" w:rsidRDefault="00834ED4" w14:paraId="58EDB625" w14:textId="77777777">
            <w:pPr>
              <w:spacing w:line="276" w:lineRule="auto"/>
              <w:jc w:val="both"/>
              <w:rPr>
                <w:sz w:val="24"/>
                <w:szCs w:val="24"/>
              </w:rPr>
            </w:pPr>
            <w:r w:rsidRPr="6A74112E" w:rsidR="7425577B">
              <w:rPr>
                <w:sz w:val="24"/>
                <w:szCs w:val="24"/>
              </w:rPr>
              <w:t xml:space="preserve">Does text </w:t>
            </w:r>
            <w:r w:rsidRPr="6A74112E" w:rsidR="7425577B">
              <w:rPr>
                <w:sz w:val="24"/>
                <w:szCs w:val="24"/>
              </w:rPr>
              <w:t>demonstrate</w:t>
            </w:r>
            <w:r w:rsidRPr="6A74112E" w:rsidR="7425577B">
              <w:rPr>
                <w:sz w:val="24"/>
                <w:szCs w:val="24"/>
              </w:rPr>
              <w:t xml:space="preserve"> amusement? 0 or 1.</w:t>
            </w:r>
          </w:p>
        </w:tc>
      </w:tr>
      <w:tr w:rsidRPr="00834ED4" w:rsidR="00834ED4" w:rsidTr="6A74112E" w14:paraId="5602E03F" w14:textId="77777777">
        <w:trPr>
          <w:trHeight w:val="300"/>
        </w:trPr>
        <w:tc>
          <w:tcPr>
            <w:tcW w:w="2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834ED4" w:rsidR="00834ED4" w:rsidP="6A74112E" w:rsidRDefault="00834ED4" w14:paraId="471F7A54" w14:textId="77777777">
            <w:pPr>
              <w:spacing w:line="276" w:lineRule="auto"/>
              <w:jc w:val="both"/>
              <w:rPr>
                <w:sz w:val="24"/>
                <w:szCs w:val="24"/>
              </w:rPr>
            </w:pPr>
            <w:r w:rsidRPr="6A74112E" w:rsidR="7425577B">
              <w:rPr>
                <w:sz w:val="24"/>
                <w:szCs w:val="24"/>
              </w:rPr>
              <w:t>anger</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834ED4" w:rsidR="00834ED4" w:rsidP="6A74112E" w:rsidRDefault="00834ED4" w14:paraId="1DA4CAC0" w14:textId="77777777">
            <w:pPr>
              <w:spacing w:line="276" w:lineRule="auto"/>
              <w:jc w:val="both"/>
              <w:rPr>
                <w:sz w:val="24"/>
                <w:szCs w:val="24"/>
              </w:rPr>
            </w:pPr>
            <w:r w:rsidRPr="6A74112E" w:rsidR="7425577B">
              <w:rPr>
                <w:sz w:val="24"/>
                <w:szCs w:val="24"/>
              </w:rPr>
              <w:t xml:space="preserve">Does text </w:t>
            </w:r>
            <w:r w:rsidRPr="6A74112E" w:rsidR="7425577B">
              <w:rPr>
                <w:sz w:val="24"/>
                <w:szCs w:val="24"/>
              </w:rPr>
              <w:t>demonstrate</w:t>
            </w:r>
            <w:r w:rsidRPr="6A74112E" w:rsidR="7425577B">
              <w:rPr>
                <w:sz w:val="24"/>
                <w:szCs w:val="24"/>
              </w:rPr>
              <w:t xml:space="preserve"> anger? 0 or 1.</w:t>
            </w:r>
          </w:p>
        </w:tc>
      </w:tr>
      <w:tr w:rsidRPr="00834ED4" w:rsidR="00834ED4" w:rsidTr="6A74112E" w14:paraId="0547D152" w14:textId="77777777">
        <w:trPr>
          <w:trHeight w:val="300"/>
        </w:trPr>
        <w:tc>
          <w:tcPr>
            <w:tcW w:w="2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834ED4" w:rsidR="00834ED4" w:rsidP="6A74112E" w:rsidRDefault="00834ED4" w14:paraId="4761A914" w14:textId="77777777">
            <w:pPr>
              <w:spacing w:line="276" w:lineRule="auto"/>
              <w:jc w:val="both"/>
              <w:rPr>
                <w:sz w:val="24"/>
                <w:szCs w:val="24"/>
              </w:rPr>
            </w:pPr>
            <w:r w:rsidRPr="6A74112E" w:rsidR="7425577B">
              <w:rPr>
                <w:sz w:val="24"/>
                <w:szCs w:val="24"/>
              </w:rPr>
              <w:t>...</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34ED4" w:rsidR="00834ED4" w:rsidP="6A74112E" w:rsidRDefault="00834ED4" w14:paraId="08A03617" w14:textId="77777777">
            <w:pPr>
              <w:spacing w:line="276" w:lineRule="auto"/>
              <w:jc w:val="both"/>
              <w:rPr>
                <w:sz w:val="24"/>
                <w:szCs w:val="24"/>
              </w:rPr>
            </w:pPr>
          </w:p>
        </w:tc>
      </w:tr>
    </w:tbl>
    <w:p w:rsidRPr="00834ED4" w:rsidR="00834ED4" w:rsidP="6A74112E" w:rsidRDefault="00834ED4" w14:paraId="2F35FCC6" w14:textId="77777777">
      <w:pPr>
        <w:spacing w:line="276" w:lineRule="auto"/>
        <w:jc w:val="both"/>
        <w:rPr>
          <w:sz w:val="24"/>
          <w:szCs w:val="24"/>
        </w:rPr>
      </w:pPr>
    </w:p>
    <w:p w:rsidR="00834ED4" w:rsidP="6A74112E" w:rsidRDefault="00834ED4" w14:paraId="37C9DB42" w14:textId="43305D48">
      <w:pPr>
        <w:spacing w:line="276" w:lineRule="auto"/>
        <w:ind w:firstLine="720"/>
        <w:jc w:val="both"/>
        <w:rPr>
          <w:sz w:val="24"/>
          <w:szCs w:val="24"/>
        </w:rPr>
      </w:pPr>
      <w:r w:rsidRPr="6A74112E" w:rsidR="7425577B">
        <w:rPr>
          <w:sz w:val="24"/>
          <w:szCs w:val="24"/>
        </w:rPr>
        <w:t xml:space="preserve">The comments are curated from popular English subreddits and are then labeled for 27 different emotion categories and 1 neutral category. The complete list of emotions classified includes admiration, amusement, anger, annoyance, approval, caring, confusion, curiosity, desire, disappointment, disapproval, disgust, embarrassment, excitement, fear, gratitude, grief, joy, love, nervousness, optimism, pride, realization, relief, remorse, sadness, surprise, and </w:t>
      </w:r>
      <w:r w:rsidRPr="6A74112E" w:rsidR="2B59DDA5">
        <w:rPr>
          <w:sz w:val="24"/>
          <w:szCs w:val="24"/>
        </w:rPr>
        <w:t>neutral. Multiple</w:t>
      </w:r>
      <w:r w:rsidRPr="6A74112E" w:rsidR="7425577B">
        <w:rPr>
          <w:sz w:val="24"/>
          <w:szCs w:val="24"/>
        </w:rPr>
        <w:t xml:space="preserve"> emotions can be assigned to a single example text. Additionally, as shown in the data structure, the appearance of an emotion in the text is signaled using 1 as a flag for presence and 0 for absence. If the </w:t>
      </w:r>
      <w:r w:rsidRPr="6A74112E" w:rsidR="7425577B">
        <w:rPr>
          <w:i w:val="1"/>
          <w:iCs w:val="1"/>
          <w:sz w:val="24"/>
          <w:szCs w:val="24"/>
        </w:rPr>
        <w:t>emotions_very_unclear</w:t>
      </w:r>
      <w:r w:rsidRPr="6A74112E" w:rsidR="7425577B">
        <w:rPr>
          <w:sz w:val="24"/>
          <w:szCs w:val="24"/>
        </w:rPr>
        <w:t xml:space="preserve"> Boolean is TRUE, that means that no emotions could be assigned.</w:t>
      </w:r>
    </w:p>
    <w:p w:rsidR="00834ED4" w:rsidP="6A74112E" w:rsidRDefault="00834ED4" w14:paraId="6C3186CA" w14:textId="7601E1D3">
      <w:pPr>
        <w:spacing w:line="276" w:lineRule="auto"/>
        <w:jc w:val="both"/>
        <w:rPr>
          <w:sz w:val="24"/>
          <w:szCs w:val="24"/>
        </w:rPr>
      </w:pPr>
      <w:r>
        <w:rPr>
          <w:sz w:val="24"/>
          <w:szCs w:val="24"/>
        </w:rPr>
        <w:tab/>
      </w:r>
      <w:r w:rsidR="7425577B">
        <w:rPr>
          <w:sz w:val="24"/>
          <w:szCs w:val="24"/>
        </w:rPr>
        <w:t xml:space="preserve">Therefore, the data included is categorical, and each Reddit comment could be assigned more than one category if </w:t>
      </w:r>
      <w:r w:rsidR="7425577B">
        <w:rPr>
          <w:sz w:val="24"/>
          <w:szCs w:val="24"/>
        </w:rPr>
        <w:t>required</w:t>
      </w:r>
      <w:r w:rsidR="7425577B">
        <w:rPr>
          <w:sz w:val="24"/>
          <w:szCs w:val="24"/>
        </w:rPr>
        <w:t>, making this multilabel text classification problem.</w:t>
      </w:r>
      <w:r w:rsidR="700E4EE2">
        <w:rPr>
          <w:sz w:val="24"/>
          <w:szCs w:val="24"/>
        </w:rPr>
        <w:t xml:space="preserve"> In addition to assigning comments to individual emotions categories, the emotions themselves were categorized into higher level categories </w:t>
      </w:r>
      <w:r w:rsidR="700E4EE2">
        <w:rPr>
          <w:sz w:val="24"/>
          <w:szCs w:val="24"/>
        </w:rPr>
        <w:t xml:space="preserve">representing</w:t>
      </w:r>
      <w:r w:rsidR="700E4EE2">
        <w:rPr>
          <w:sz w:val="24"/>
          <w:szCs w:val="24"/>
        </w:rPr>
        <w:t xml:space="preserve"> overall tone, such as whether the emotion was positive, negative, or neutral</w:t>
      </w:r>
      <w:r w:rsidR="2281615C">
        <w:rPr>
          <w:sz w:val="24"/>
          <w:szCs w:val="24"/>
        </w:rPr>
        <w:t xml:space="preserve">.</w:t>
      </w:r>
      <w:r w:rsidRPr="6A74112E" w:rsidR="6416B9D0">
        <w:rPr>
          <w:sz w:val="24"/>
          <w:szCs w:val="24"/>
        </w:rPr>
        <w:t xml:space="preserve"> (Bansal </w:t>
      </w:r>
      <w:r w:rsidRPr="6A74112E" w:rsidR="6416B9D0">
        <w:rPr>
          <w:sz w:val="24"/>
          <w:szCs w:val="24"/>
        </w:rPr>
        <w:t>2021)</w:t>
      </w:r>
    </w:p>
    <w:p w:rsidR="00834ED4" w:rsidP="6A74112E" w:rsidRDefault="00834ED4" w14:paraId="3C292BD2" w14:textId="73E32C88">
      <w:pPr>
        <w:spacing w:line="276" w:lineRule="auto"/>
        <w:ind w:firstLine="720"/>
        <w:jc w:val="both"/>
        <w:rPr>
          <w:sz w:val="24"/>
          <w:szCs w:val="24"/>
        </w:rPr>
      </w:pPr>
      <w:r w:rsidRPr="6A74112E" w:rsidR="24B2BB9E">
        <w:rPr>
          <w:sz w:val="24"/>
          <w:szCs w:val="24"/>
        </w:rPr>
        <w:t>The original</w:t>
      </w:r>
      <w:r w:rsidRPr="6A74112E" w:rsidR="5E6E1844">
        <w:rPr>
          <w:sz w:val="24"/>
          <w:szCs w:val="24"/>
        </w:rPr>
        <w:t xml:space="preserve"> research team did a lot of work in cleaning the dataset and writing the preprocessing code to handle typical data issues, so we did not have to do much work in that respect. </w:t>
      </w:r>
      <w:r w:rsidRPr="6A74112E" w:rsidR="5C9162C5">
        <w:rPr>
          <w:sz w:val="24"/>
          <w:szCs w:val="24"/>
        </w:rPr>
        <w:t>The original research team summarized the data as follows.</w:t>
      </w:r>
    </w:p>
    <w:p w:rsidR="00834ED4" w:rsidP="6A74112E" w:rsidRDefault="00834ED4" w14:paraId="58F57749" w14:textId="430C9E00">
      <w:pPr>
        <w:spacing w:line="276" w:lineRule="auto"/>
        <w:jc w:val="center"/>
        <w:rPr>
          <w:sz w:val="24"/>
          <w:szCs w:val="24"/>
        </w:rPr>
      </w:pPr>
      <w:r w:rsidR="5C9162C5">
        <w:drawing>
          <wp:inline wp14:editId="4AA460AD" wp14:anchorId="0B5DFB07">
            <wp:extent cx="2781688" cy="2229161"/>
            <wp:effectExtent l="0" t="0" r="0" b="0"/>
            <wp:docPr id="852930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2930546" name=""/>
                    <pic:cNvPicPr/>
                  </pic:nvPicPr>
                  <pic:blipFill>
                    <a:blip xmlns:r="http://schemas.openxmlformats.org/officeDocument/2006/relationships" r:embed="rId1873522272">
                      <a:extLst>
                        <a:ext xmlns:a="http://schemas.openxmlformats.org/drawingml/2006/main" uri="{28A0092B-C50C-407E-A947-70E740481C1C}">
                          <a14:useLocalDpi xmlns:a14="http://schemas.microsoft.com/office/drawing/2010/main" val="0"/>
                        </a:ext>
                      </a:extLst>
                    </a:blip>
                    <a:stretch>
                      <a:fillRect/>
                    </a:stretch>
                  </pic:blipFill>
                  <pic:spPr>
                    <a:xfrm>
                      <a:off x="0" y="0"/>
                      <a:ext cx="2781688" cy="2229161"/>
                    </a:xfrm>
                    <a:prstGeom prst="rect">
                      <a:avLst/>
                    </a:prstGeom>
                  </pic:spPr>
                </pic:pic>
              </a:graphicData>
            </a:graphic>
          </wp:inline>
        </w:drawing>
      </w:r>
    </w:p>
    <w:p w:rsidR="00834ED4" w:rsidP="6A74112E" w:rsidRDefault="00834ED4" w14:paraId="52E1E132" w14:textId="6B42A378">
      <w:pPr>
        <w:spacing w:line="276" w:lineRule="auto"/>
        <w:jc w:val="center"/>
        <w:rPr>
          <w:b w:val="0"/>
          <w:bCs w:val="0"/>
          <w:color w:val="000000" w:themeColor="text1" w:themeTint="FF" w:themeShade="FF"/>
          <w:sz w:val="24"/>
          <w:szCs w:val="24"/>
          <w:u w:val="none"/>
          <w:vertAlign w:val="baseline"/>
        </w:rPr>
      </w:pPr>
      <w:r w:rsidRPr="6A74112E" w:rsidR="514D6369">
        <w:rPr>
          <w:sz w:val="24"/>
          <w:szCs w:val="24"/>
        </w:rPr>
        <w:t xml:space="preserve">Credits: </w:t>
      </w:r>
      <w:sdt>
        <w:sdtPr>
          <w:id w:val="1556677149"/>
          <w:tag w:val="MENDELEY_CITATION_v3_eyJjaXRhdGlvbklEIjoiTUVOREVMRVlfQ0lUQVRJT05fZTM5Mzk0ZjctNGFhOS00NDdiLWExODgtM2Q0NDM4MGQxMWRk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
          <w:placeholder>
            <w:docPart w:val="DefaultPlaceholder_-1854013440"/>
          </w:placeholder>
          <w:rPr>
            <w:b w:val="0"/>
            <w:bCs w:val="0"/>
            <w:color w:val="000000" w:themeColor="text1" w:themeTint="FF" w:themeShade="FF"/>
            <w:sz w:val="24"/>
            <w:szCs w:val="24"/>
            <w:u w:val="none"/>
            <w:vertAlign w:val="baseline"/>
          </w:rPr>
        </w:sdtPr>
        <w:sdtContent>
          <w:r w:rsidRPr="6A74112E" w:rsidR="6A74112E">
            <w:rPr>
              <w:b w:val="0"/>
              <w:bCs w:val="0"/>
              <w:color w:val="000000" w:themeColor="text1" w:themeTint="FF" w:themeShade="FF"/>
              <w:sz w:val="24"/>
              <w:szCs w:val="24"/>
              <w:u w:val="none"/>
              <w:vertAlign w:val="baseline"/>
            </w:rPr>
            <w:t>(D</w:t>
          </w:r>
          <w:r w:rsidRPr="6A74112E" w:rsidR="6A74112E">
            <w:rPr>
              <w:b w:val="0"/>
              <w:bCs w:val="0"/>
              <w:color w:val="000000" w:themeColor="text1" w:themeTint="FF" w:themeShade="FF"/>
              <w:sz w:val="24"/>
              <w:szCs w:val="24"/>
              <w:u w:val="none"/>
              <w:vertAlign w:val="baseline"/>
            </w:rPr>
            <w:t>emszky et al. 2</w:t>
          </w:r>
          <w:r w:rsidRPr="6A74112E" w:rsidR="6A74112E">
            <w:rPr>
              <w:b w:val="0"/>
              <w:bCs w:val="0"/>
              <w:color w:val="000000" w:themeColor="text1" w:themeTint="FF" w:themeShade="FF"/>
              <w:sz w:val="24"/>
              <w:szCs w:val="24"/>
              <w:u w:val="none"/>
              <w:vertAlign w:val="baseline"/>
            </w:rPr>
            <w:t>020)</w:t>
          </w:r>
        </w:sdtContent>
      </w:sdt>
      <w:r w:rsidRPr="7A73DA74" w:rsidR="43FFA710">
        <w:rPr>
          <w:sz w:val="24"/>
          <w:szCs w:val="24"/>
        </w:rPr>
        <w:t>The original</w:t>
      </w:r>
      <w:r w:rsidRPr="7A73DA74" w:rsidR="4DF1D302">
        <w:rPr>
          <w:sz w:val="24"/>
          <w:szCs w:val="24"/>
        </w:rPr>
        <w:t xml:space="preserve"> research team did a lot of work in cleaning the dataset and writing the preprocessing code to handle typical data issues, so we did not have to do much work in that respect. Discussion of the data processing tasks are included in </w:t>
      </w:r>
      <w:r w:rsidRPr="7A73DA74" w:rsidR="74728348">
        <w:rPr>
          <w:sz w:val="24"/>
          <w:szCs w:val="24"/>
        </w:rPr>
        <w:t>the Data Pr</w:t>
      </w:r>
      <w:r w:rsidRPr="7A73DA74" w:rsidR="0C3AFD34">
        <w:rPr>
          <w:sz w:val="24"/>
          <w:szCs w:val="24"/>
        </w:rPr>
        <w:t>e</w:t>
      </w:r>
      <w:r w:rsidRPr="7A73DA74" w:rsidR="74728348">
        <w:rPr>
          <w:sz w:val="24"/>
          <w:szCs w:val="24"/>
        </w:rPr>
        <w:t>processing section.</w:t>
      </w:r>
      <w:r w:rsidRPr="7A73DA74" w:rsidR="6B65A1B4">
        <w:rPr>
          <w:sz w:val="24"/>
          <w:szCs w:val="24"/>
        </w:rPr>
        <w:t>The original research team summarized the data as follows.</w:t>
      </w:r>
      <w:r w:rsidR="6B65A1B4">
        <w:drawing>
          <wp:inline wp14:editId="578FDB0C" wp14:anchorId="125EDFC7">
            <wp:extent cx="2781688" cy="2229161"/>
            <wp:effectExtent l="0" t="0" r="0" b="0"/>
            <wp:docPr id="852930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2930546" name=""/>
                    <pic:cNvPicPr/>
                  </pic:nvPicPr>
                  <pic:blipFill>
                    <a:blip xmlns:r="http://schemas.openxmlformats.org/officeDocument/2006/relationships" r:embed="rId1873522272">
                      <a:extLst>
                        <a:ext xmlns:a="http://schemas.openxmlformats.org/drawingml/2006/main" uri="{28A0092B-C50C-407E-A947-70E740481C1C}">
                          <a14:useLocalDpi xmlns:a14="http://schemas.microsoft.com/office/drawing/2010/main" val="0"/>
                        </a:ext>
                      </a:extLst>
                    </a:blip>
                    <a:stretch>
                      <a:fillRect/>
                    </a:stretch>
                  </pic:blipFill>
                  <pic:spPr>
                    <a:xfrm>
                      <a:off x="0" y="0"/>
                      <a:ext cx="2781688" cy="2229161"/>
                    </a:xfrm>
                    <a:prstGeom prst="rect">
                      <a:avLst/>
                    </a:prstGeom>
                  </pic:spPr>
                </pic:pic>
              </a:graphicData>
            </a:graphic>
          </wp:inline>
        </w:drawing>
      </w:r>
    </w:p>
    <w:p w:rsidR="00834ED4" w:rsidP="6A74112E" w:rsidRDefault="00834ED4" w14:paraId="3615D09A" w14:textId="7802EAE6">
      <w:pPr>
        <w:spacing w:line="276" w:lineRule="auto"/>
        <w:ind w:firstLine="720"/>
        <w:jc w:val="both"/>
        <w:rPr>
          <w:b w:val="0"/>
          <w:bCs w:val="0"/>
          <w:color w:val="000000" w:themeColor="text1" w:themeTint="FF" w:themeShade="FF"/>
          <w:sz w:val="24"/>
          <w:szCs w:val="24"/>
          <w:u w:val="none"/>
          <w:vertAlign w:val="baseline"/>
        </w:rPr>
      </w:pPr>
      <w:r w:rsidRPr="6A74112E" w:rsidR="5C9162C5">
        <w:rPr>
          <w:sz w:val="24"/>
          <w:szCs w:val="24"/>
        </w:rPr>
        <w:t>Outliers that remain in the dataset could be defined as texts marked as unclear or difficult to label (meaning it is hard to use to train sentiment), texts that are associated neutral sentiment (meaning no particular emotion stood out), or d</w:t>
      </w:r>
      <w:r w:rsidRPr="6A74112E" w:rsidR="68A725F8">
        <w:rPr>
          <w:sz w:val="24"/>
          <w:szCs w:val="24"/>
        </w:rPr>
        <w:t>ata where raters did not generally agree on the labels assigned to the texts.</w:t>
      </w:r>
      <w:r w:rsidRPr="6A74112E" w:rsidR="6D665D20">
        <w:rPr>
          <w:sz w:val="24"/>
          <w:szCs w:val="24"/>
        </w:rPr>
        <w:t xml:space="preserve"> </w:t>
      </w:r>
      <w:sdt>
        <w:sdtPr>
          <w:id w:val="1163851404"/>
          <w:tag w:val="MENDELEY_CITATION_v3_eyJjaXRhdGlvbklEIjoiTUVOREVMRVlfQ0lUQVRJT05fODUzYmFiYWMtNjdjOS00ZDJjLWJlZTEtOTQzOTk1Y2YyODU0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
          <w:placeholder>
            <w:docPart w:val="DefaultPlaceholder_-1854013440"/>
          </w:placeholder>
          <w:rPr>
            <w:b w:val="0"/>
            <w:bCs w:val="0"/>
            <w:color w:val="000000" w:themeColor="text1" w:themeTint="FF" w:themeShade="FF"/>
            <w:sz w:val="24"/>
            <w:szCs w:val="24"/>
            <w:u w:val="none"/>
            <w:vertAlign w:val="baseline"/>
          </w:rPr>
        </w:sdtPr>
        <w:sdtContent>
          <w:r w:rsidRPr="6A74112E" w:rsidR="6A74112E">
            <w:rPr>
              <w:b w:val="0"/>
              <w:bCs w:val="0"/>
              <w:color w:val="000000" w:themeColor="text1" w:themeTint="FF" w:themeShade="FF"/>
              <w:sz w:val="24"/>
              <w:szCs w:val="24"/>
              <w:u w:val="none"/>
              <w:vertAlign w:val="baseline"/>
            </w:rPr>
            <w:t>(D</w:t>
          </w:r>
          <w:r w:rsidRPr="6A74112E" w:rsidR="6A74112E">
            <w:rPr>
              <w:b w:val="0"/>
              <w:bCs w:val="0"/>
              <w:color w:val="000000" w:themeColor="text1" w:themeTint="FF" w:themeShade="FF"/>
              <w:sz w:val="24"/>
              <w:szCs w:val="24"/>
              <w:u w:val="none"/>
              <w:vertAlign w:val="baseline"/>
            </w:rPr>
            <w:t>emszky et al. 2</w:t>
          </w:r>
          <w:r w:rsidRPr="6A74112E" w:rsidR="6A74112E">
            <w:rPr>
              <w:b w:val="0"/>
              <w:bCs w:val="0"/>
              <w:color w:val="000000" w:themeColor="text1" w:themeTint="FF" w:themeShade="FF"/>
              <w:sz w:val="24"/>
              <w:szCs w:val="24"/>
              <w:u w:val="none"/>
              <w:vertAlign w:val="baseline"/>
            </w:rPr>
            <w:t>020)</w:t>
          </w:r>
        </w:sdtContent>
      </w:sdt>
    </w:p>
    <w:p w:rsidRPr="004A7009" w:rsidR="0081054B" w:rsidP="6A74112E" w:rsidRDefault="0081054B" w14:paraId="76C82C74" w14:textId="69D467BB">
      <w:pPr>
        <w:pStyle w:val="Heading1"/>
        <w:spacing w:line="276" w:lineRule="auto"/>
        <w:jc w:val="both"/>
        <w:rPr>
          <w:color w:val="auto"/>
        </w:rPr>
      </w:pPr>
      <w:bookmarkStart w:name="_Toc33129280" w:id="19"/>
      <w:bookmarkStart w:name="_Data_Preprocessing" w:id="1007711704"/>
      <w:bookmarkStart w:name="_Toc913894753" w:id="972948874"/>
      <w:r w:rsidRPr="6A74112E" w:rsidR="352DE198">
        <w:rPr>
          <w:color w:val="auto"/>
        </w:rPr>
        <w:t>Data Preprocessing</w:t>
      </w:r>
      <w:bookmarkEnd w:id="19"/>
      <w:bookmarkEnd w:id="1007711704"/>
      <w:bookmarkEnd w:id="972948874"/>
    </w:p>
    <w:p w:rsidR="00834ED4" w:rsidP="6A74112E" w:rsidRDefault="00B65F22" w14:paraId="2960E147" w14:textId="72AA6F49" w14:noSpellErr="1">
      <w:pPr>
        <w:spacing w:line="276" w:lineRule="auto"/>
        <w:ind w:firstLine="432"/>
        <w:jc w:val="both"/>
        <w:rPr>
          <w:sz w:val="24"/>
          <w:szCs w:val="24"/>
        </w:rPr>
      </w:pPr>
      <w:r w:rsidRPr="6A74112E" w:rsidR="1AD8A541">
        <w:rPr>
          <w:sz w:val="24"/>
          <w:szCs w:val="24"/>
        </w:rPr>
        <w:t xml:space="preserve">Because our project used an existing Git repository </w:t>
      </w:r>
      <w:r w:rsidRPr="6A74112E" w:rsidR="20D8F745">
        <w:rPr>
          <w:sz w:val="24"/>
          <w:szCs w:val="24"/>
        </w:rPr>
        <w:t xml:space="preserve">and dataset </w:t>
      </w:r>
      <w:r w:rsidRPr="6A74112E" w:rsidR="1AD8A541">
        <w:rPr>
          <w:sz w:val="24"/>
          <w:szCs w:val="24"/>
        </w:rPr>
        <w:t>as a basis, data preprocessing</w:t>
      </w:r>
      <w:r w:rsidRPr="6A74112E" w:rsidR="20D8F745">
        <w:rPr>
          <w:sz w:val="24"/>
          <w:szCs w:val="24"/>
        </w:rPr>
        <w:t xml:space="preserve"> tasks were completed in the research study prior to sharing the actual dataset, and </w:t>
      </w:r>
      <w:r w:rsidRPr="6A74112E" w:rsidR="4232D715">
        <w:rPr>
          <w:sz w:val="24"/>
          <w:szCs w:val="24"/>
        </w:rPr>
        <w:t>several</w:t>
      </w:r>
      <w:r w:rsidRPr="6A74112E" w:rsidR="20D8F745">
        <w:rPr>
          <w:sz w:val="24"/>
          <w:szCs w:val="24"/>
        </w:rPr>
        <w:t xml:space="preserve"> programmatic preprocessing</w:t>
      </w:r>
      <w:r w:rsidRPr="6A74112E" w:rsidR="1AD8A541">
        <w:rPr>
          <w:sz w:val="24"/>
          <w:szCs w:val="24"/>
        </w:rPr>
        <w:t xml:space="preserve"> tasks preexisted in the code.</w:t>
      </w:r>
    </w:p>
    <w:p w:rsidR="008A2A2F" w:rsidP="6A74112E" w:rsidRDefault="00ED22D4" w14:paraId="6DC142F2" w14:textId="5B8B37DC">
      <w:pPr>
        <w:pStyle w:val="Normal"/>
        <w:spacing w:line="276" w:lineRule="auto"/>
        <w:ind w:firstLine="432"/>
        <w:jc w:val="both"/>
        <w:rPr>
          <w:b w:val="0"/>
          <w:bCs w:val="0"/>
          <w:color w:val="000000" w:themeColor="text1" w:themeTint="FF" w:themeShade="FF"/>
          <w:sz w:val="24"/>
          <w:szCs w:val="24"/>
          <w:u w:val="none"/>
          <w:vertAlign w:val="baseline"/>
        </w:rPr>
      </w:pPr>
      <w:r w:rsidRPr="6A74112E" w:rsidR="46A4B6AD">
        <w:rPr>
          <w:sz w:val="24"/>
          <w:szCs w:val="24"/>
        </w:rPr>
        <w:t xml:space="preserve">As described in the original study itself, there are </w:t>
      </w:r>
      <w:r w:rsidRPr="6A74112E" w:rsidR="1515488F">
        <w:rPr>
          <w:sz w:val="24"/>
          <w:szCs w:val="24"/>
        </w:rPr>
        <w:t xml:space="preserve">some </w:t>
      </w:r>
      <w:r w:rsidRPr="6A74112E" w:rsidR="46A4B6AD">
        <w:rPr>
          <w:sz w:val="24"/>
          <w:szCs w:val="24"/>
        </w:rPr>
        <w:t xml:space="preserve">issues with the </w:t>
      </w:r>
      <w:r w:rsidRPr="6A74112E" w:rsidR="46A4B6AD">
        <w:rPr>
          <w:sz w:val="24"/>
          <w:szCs w:val="24"/>
        </w:rPr>
        <w:t>GoEmotions</w:t>
      </w:r>
      <w:r w:rsidRPr="6A74112E" w:rsidR="46A4B6AD">
        <w:rPr>
          <w:sz w:val="24"/>
          <w:szCs w:val="24"/>
        </w:rPr>
        <w:t xml:space="preserve"> dataset</w:t>
      </w:r>
      <w:r w:rsidRPr="6A74112E" w:rsidR="06619221">
        <w:rPr>
          <w:sz w:val="24"/>
          <w:szCs w:val="24"/>
        </w:rPr>
        <w:t xml:space="preserve"> that the original research team acknowledge and attempted to account for where possible</w:t>
      </w:r>
      <w:r w:rsidRPr="6A74112E" w:rsidR="46A4B6AD">
        <w:rPr>
          <w:sz w:val="24"/>
          <w:szCs w:val="24"/>
        </w:rPr>
        <w:t xml:space="preserve">. The first issue is bias created by sampling all the data from a single platform like Reddit. Reddit itself is not representative of the total population; the users tend to be younger and male. </w:t>
      </w:r>
      <w:r w:rsidRPr="6A74112E" w:rsidR="20D8F745">
        <w:rPr>
          <w:sz w:val="24"/>
          <w:szCs w:val="24"/>
        </w:rPr>
        <w:t>However, having a large, pre-categorized dataset such as this is extremely useful in developing sentiment analysis tools like the ones we described in our proposal, so this data is valuable, data collection biases aside.</w:t>
      </w:r>
      <w:r w:rsidRPr="6A74112E" w:rsidR="48C9319B">
        <w:rPr>
          <w:sz w:val="24"/>
          <w:szCs w:val="24"/>
        </w:rPr>
        <w:t xml:space="preserve"> </w:t>
      </w:r>
      <w:sdt>
        <w:sdtPr>
          <w:id w:val="451074373"/>
          <w:tag w:val="MENDELEY_CITATION_v3_eyJjaXRhdGlvbklEIjoiTUVOREVMRVlfQ0lUQVRJT05fYWI2ZjFjZDgtOTg0NC00NDJjLTlkMzktNTFjYzg5ZWUwMWI3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
          <w:placeholder>
            <w:docPart w:val="DefaultPlaceholder_-1854013440"/>
          </w:placeholder>
          <w:rPr>
            <w:b w:val="0"/>
            <w:bCs w:val="0"/>
            <w:color w:val="000000" w:themeColor="text1" w:themeTint="FF" w:themeShade="FF"/>
            <w:sz w:val="24"/>
            <w:szCs w:val="24"/>
            <w:u w:val="none"/>
            <w:vertAlign w:val="baseline"/>
          </w:rPr>
        </w:sdtPr>
        <w:sdtContent>
          <w:r w:rsidRPr="6A74112E" w:rsidR="6A74112E">
            <w:rPr>
              <w:b w:val="0"/>
              <w:bCs w:val="0"/>
              <w:color w:val="000000" w:themeColor="text1" w:themeTint="FF" w:themeShade="FF"/>
              <w:sz w:val="24"/>
              <w:szCs w:val="24"/>
              <w:u w:val="none"/>
              <w:vertAlign w:val="baseline"/>
            </w:rPr>
            <w:t>(D</w:t>
          </w:r>
          <w:r w:rsidRPr="6A74112E" w:rsidR="6A74112E">
            <w:rPr>
              <w:b w:val="0"/>
              <w:bCs w:val="0"/>
              <w:color w:val="000000" w:themeColor="text1" w:themeTint="FF" w:themeShade="FF"/>
              <w:sz w:val="24"/>
              <w:szCs w:val="24"/>
              <w:u w:val="none"/>
              <w:vertAlign w:val="baseline"/>
            </w:rPr>
            <w:t>emszky et al. 2</w:t>
          </w:r>
          <w:r w:rsidRPr="6A74112E" w:rsidR="6A74112E">
            <w:rPr>
              <w:b w:val="0"/>
              <w:bCs w:val="0"/>
              <w:color w:val="000000" w:themeColor="text1" w:themeTint="FF" w:themeShade="FF"/>
              <w:sz w:val="24"/>
              <w:szCs w:val="24"/>
              <w:u w:val="none"/>
              <w:vertAlign w:val="baseline"/>
            </w:rPr>
            <w:t>020)</w:t>
          </w:r>
        </w:sdtContent>
      </w:sdt>
    </w:p>
    <w:p w:rsidR="00ED22D4" w:rsidP="6A74112E" w:rsidRDefault="00ED22D4" w14:paraId="738B8A3A" w14:textId="319EE15F">
      <w:pPr>
        <w:spacing w:line="276" w:lineRule="auto"/>
        <w:ind w:firstLine="432"/>
        <w:jc w:val="both"/>
        <w:rPr>
          <w:b w:val="0"/>
          <w:bCs w:val="0"/>
          <w:color w:val="000000" w:themeColor="text1" w:themeTint="FF" w:themeShade="FF"/>
          <w:sz w:val="24"/>
          <w:szCs w:val="24"/>
          <w:u w:val="none"/>
          <w:vertAlign w:val="baseline"/>
        </w:rPr>
      </w:pPr>
      <w:r w:rsidRPr="6A74112E" w:rsidR="46A4B6AD">
        <w:rPr>
          <w:sz w:val="24"/>
          <w:szCs w:val="24"/>
        </w:rPr>
        <w:t xml:space="preserve">Additionally, there are certain norms on Reddit that differ from those of other communities in general, such as a tendency to use harsh, explicit language, that may not be present in communication in other contexts </w:t>
      </w:r>
      <w:r w:rsidRPr="6A74112E" w:rsidR="22B8DE1F">
        <w:rPr>
          <w:sz w:val="24"/>
          <w:szCs w:val="24"/>
        </w:rPr>
        <w:t>where</w:t>
      </w:r>
      <w:r w:rsidRPr="6A74112E" w:rsidR="46A4B6AD">
        <w:rPr>
          <w:sz w:val="24"/>
          <w:szCs w:val="24"/>
        </w:rPr>
        <w:t xml:space="preserve"> such a model might be </w:t>
      </w:r>
      <w:r w:rsidRPr="6A74112E" w:rsidR="46A4B6AD">
        <w:rPr>
          <w:sz w:val="24"/>
          <w:szCs w:val="24"/>
        </w:rPr>
        <w:t>used</w:t>
      </w:r>
      <w:r w:rsidRPr="6A74112E" w:rsidR="46A4B6AD">
        <w:rPr>
          <w:sz w:val="24"/>
          <w:szCs w:val="24"/>
        </w:rPr>
        <w:t>.</w:t>
      </w:r>
      <w:r w:rsidRPr="6A74112E" w:rsidR="46A4B6AD">
        <w:rPr>
          <w:sz w:val="24"/>
          <w:szCs w:val="24"/>
        </w:rPr>
        <w:t xml:space="preserve"> One of the preprocessing tasks completed by the original study was filtering out comments from subreddits that were particularly offensive. As for individual comments, they ran those through a predefined lists of terms to try to remove terms that were particularly inappropriate or harmful </w:t>
      </w:r>
      <w:r w:rsidRPr="6A74112E" w:rsidR="20D8F745">
        <w:rPr>
          <w:sz w:val="24"/>
          <w:szCs w:val="24"/>
        </w:rPr>
        <w:t>and</w:t>
      </w:r>
      <w:r w:rsidRPr="6A74112E" w:rsidR="46A4B6AD">
        <w:rPr>
          <w:sz w:val="24"/>
          <w:szCs w:val="24"/>
        </w:rPr>
        <w:t xml:space="preserve"> tried to remove content that was bigoted or hateful. They did keep a lot of the </w:t>
      </w:r>
      <w:r w:rsidRPr="6A74112E" w:rsidR="20D8F745">
        <w:rPr>
          <w:sz w:val="24"/>
          <w:szCs w:val="24"/>
        </w:rPr>
        <w:t>swearing since that was important context for negative emotion learning.</w:t>
      </w:r>
      <w:r w:rsidRPr="6A74112E" w:rsidR="26808ECB">
        <w:rPr>
          <w:sz w:val="24"/>
          <w:szCs w:val="24"/>
        </w:rPr>
        <w:t xml:space="preserve"> </w:t>
      </w:r>
      <w:sdt>
        <w:sdtPr>
          <w:id w:val="1311230145"/>
          <w:tag w:val="MENDELEY_CITATION_v3_eyJjaXRhdGlvbklEIjoiTUVOREVMRVlfQ0lUQVRJT05fYWJhYzRhNjYtZTM5YS00Njg2LThkNmYtYjExNWUzOWFlYzhm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
          <w:placeholder>
            <w:docPart w:val="DefaultPlaceholder_-1854013440"/>
          </w:placeholder>
          <w:rPr>
            <w:b w:val="0"/>
            <w:bCs w:val="0"/>
            <w:color w:val="000000" w:themeColor="text1" w:themeTint="FF" w:themeShade="FF"/>
            <w:sz w:val="24"/>
            <w:szCs w:val="24"/>
            <w:u w:val="none"/>
            <w:vertAlign w:val="baseline"/>
          </w:rPr>
        </w:sdtPr>
        <w:sdtContent>
          <w:r w:rsidRPr="6A74112E" w:rsidR="6A74112E">
            <w:rPr>
              <w:b w:val="0"/>
              <w:bCs w:val="0"/>
              <w:color w:val="000000" w:themeColor="text1" w:themeTint="FF" w:themeShade="FF"/>
              <w:sz w:val="24"/>
              <w:szCs w:val="24"/>
              <w:u w:val="none"/>
              <w:vertAlign w:val="baseline"/>
            </w:rPr>
            <w:t>(D</w:t>
          </w:r>
          <w:r w:rsidRPr="6A74112E" w:rsidR="6A74112E">
            <w:rPr>
              <w:b w:val="0"/>
              <w:bCs w:val="0"/>
              <w:color w:val="000000" w:themeColor="text1" w:themeTint="FF" w:themeShade="FF"/>
              <w:sz w:val="24"/>
              <w:szCs w:val="24"/>
              <w:u w:val="none"/>
              <w:vertAlign w:val="baseline"/>
            </w:rPr>
            <w:t>emszky et al. 2</w:t>
          </w:r>
          <w:r w:rsidRPr="6A74112E" w:rsidR="6A74112E">
            <w:rPr>
              <w:b w:val="0"/>
              <w:bCs w:val="0"/>
              <w:color w:val="000000" w:themeColor="text1" w:themeTint="FF" w:themeShade="FF"/>
              <w:sz w:val="24"/>
              <w:szCs w:val="24"/>
              <w:u w:val="none"/>
              <w:vertAlign w:val="baseline"/>
            </w:rPr>
            <w:t>020)</w:t>
          </w:r>
        </w:sdtContent>
      </w:sdt>
    </w:p>
    <w:p w:rsidR="008A2A2F" w:rsidP="6A74112E" w:rsidRDefault="008A2A2F" w14:paraId="0140FD63" w14:textId="7C950B5F">
      <w:pPr>
        <w:spacing w:line="276" w:lineRule="auto"/>
        <w:ind w:firstLine="432"/>
        <w:jc w:val="both"/>
        <w:rPr>
          <w:sz w:val="24"/>
          <w:szCs w:val="24"/>
        </w:rPr>
      </w:pPr>
      <w:r w:rsidRPr="6A74112E" w:rsidR="20D8F745">
        <w:rPr>
          <w:sz w:val="24"/>
          <w:szCs w:val="24"/>
        </w:rPr>
        <w:t xml:space="preserve">Another issue with the data is that it is not reasonable to get an even number of examples of each emotion in each category because emotions themselves do not occur in an equally distributed fashion. This is also complicated by how a single text </w:t>
      </w:r>
      <w:r w:rsidRPr="6A74112E" w:rsidR="2AFA557C">
        <w:rPr>
          <w:sz w:val="24"/>
          <w:szCs w:val="24"/>
        </w:rPr>
        <w:t>can</w:t>
      </w:r>
      <w:r w:rsidRPr="6A74112E" w:rsidR="20D8F745">
        <w:rPr>
          <w:sz w:val="24"/>
          <w:szCs w:val="24"/>
        </w:rPr>
        <w:t xml:space="preserve"> be classified into multiple emotions. One mechanism the original study used to help with this was they tried to not include subreddits that did not show a variety of emotions in their content. </w:t>
      </w:r>
      <w:sdt>
        <w:sdtPr>
          <w:id w:val="1322545647"/>
          <w:tag w:val="MENDELEY_CITATION_v3_eyJjaXRhdGlvbklEIjoiTUVOREVMRVlfQ0lUQVRJT05fMTEyM2M3NDAtOGYzOS00NDAwLWE2YWUtNWQxOGRiZmM4MTU3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
          <w:placeholder>
            <w:docPart w:val="DefaultPlaceholder_-1854013440"/>
          </w:placeholder>
          <w:rPr>
            <w:b w:val="0"/>
            <w:bCs w:val="0"/>
            <w:color w:val="000000" w:themeColor="text1" w:themeTint="FF" w:themeShade="FF"/>
            <w:sz w:val="24"/>
            <w:szCs w:val="24"/>
            <w:u w:val="none"/>
            <w:vertAlign w:val="baseline"/>
          </w:rPr>
        </w:sdtPr>
        <w:sdtContent>
          <w:r w:rsidRPr="6A74112E" w:rsidR="6A74112E">
            <w:rPr>
              <w:b w:val="0"/>
              <w:bCs w:val="0"/>
              <w:color w:val="000000" w:themeColor="text1" w:themeTint="FF" w:themeShade="FF"/>
              <w:sz w:val="24"/>
              <w:szCs w:val="24"/>
              <w:u w:val="none"/>
              <w:vertAlign w:val="baseline"/>
            </w:rPr>
            <w:t>(D</w:t>
          </w:r>
          <w:r w:rsidRPr="6A74112E" w:rsidR="6A74112E">
            <w:rPr>
              <w:b w:val="0"/>
              <w:bCs w:val="0"/>
              <w:color w:val="000000" w:themeColor="text1" w:themeTint="FF" w:themeShade="FF"/>
              <w:sz w:val="24"/>
              <w:szCs w:val="24"/>
              <w:u w:val="none"/>
              <w:vertAlign w:val="baseline"/>
            </w:rPr>
            <w:t>emszky et al. 2</w:t>
          </w:r>
          <w:r w:rsidRPr="6A74112E" w:rsidR="6A74112E">
            <w:rPr>
              <w:b w:val="0"/>
              <w:bCs w:val="0"/>
              <w:color w:val="000000" w:themeColor="text1" w:themeTint="FF" w:themeShade="FF"/>
              <w:sz w:val="24"/>
              <w:szCs w:val="24"/>
              <w:u w:val="none"/>
              <w:vertAlign w:val="baseline"/>
            </w:rPr>
            <w:t>020)</w:t>
          </w:r>
        </w:sdtContent>
      </w:sdt>
      <w:r w:rsidRPr="6A74112E" w:rsidR="244DA107">
        <w:rPr>
          <w:sz w:val="24"/>
          <w:szCs w:val="24"/>
        </w:rPr>
        <w:t xml:space="preserve"> </w:t>
      </w:r>
      <w:r w:rsidRPr="6A74112E" w:rsidR="20D8F745">
        <w:rPr>
          <w:sz w:val="24"/>
          <w:szCs w:val="24"/>
        </w:rPr>
        <w:t>H</w:t>
      </w:r>
      <w:r w:rsidRPr="6A74112E" w:rsidR="20D8F745">
        <w:rPr>
          <w:sz w:val="24"/>
          <w:szCs w:val="24"/>
        </w:rPr>
        <w:t>owever, the categories for representation are still uneven.</w:t>
      </w:r>
      <w:r w:rsidRPr="6A74112E" w:rsidR="162C152E">
        <w:rPr>
          <w:sz w:val="24"/>
          <w:szCs w:val="24"/>
        </w:rPr>
        <w:t xml:space="preserve"> In this diagram below</w:t>
      </w:r>
      <w:r w:rsidRPr="6A74112E" w:rsidR="1BB158AA">
        <w:rPr>
          <w:sz w:val="24"/>
          <w:szCs w:val="24"/>
        </w:rPr>
        <w:t xml:space="preserve"> we </w:t>
      </w:r>
      <w:r w:rsidRPr="6A74112E" w:rsidR="1BB158AA">
        <w:rPr>
          <w:sz w:val="24"/>
          <w:szCs w:val="24"/>
        </w:rPr>
        <w:t>generated</w:t>
      </w:r>
      <w:r w:rsidRPr="6A74112E" w:rsidR="162C152E">
        <w:rPr>
          <w:sz w:val="24"/>
          <w:szCs w:val="24"/>
        </w:rPr>
        <w:t>, it show</w:t>
      </w:r>
      <w:r w:rsidRPr="6A74112E" w:rsidR="162C152E">
        <w:rPr>
          <w:sz w:val="24"/>
          <w:szCs w:val="24"/>
        </w:rPr>
        <w:t>s certain emotions like admiration and approval have over 1</w:t>
      </w:r>
      <w:r w:rsidRPr="6A74112E" w:rsidR="10ADCBF0">
        <w:rPr>
          <w:sz w:val="24"/>
          <w:szCs w:val="24"/>
        </w:rPr>
        <w:t>7</w:t>
      </w:r>
      <w:r w:rsidRPr="6A74112E" w:rsidR="162C152E">
        <w:rPr>
          <w:sz w:val="24"/>
          <w:szCs w:val="24"/>
        </w:rPr>
        <w:t>k examples, while rarer emotions like</w:t>
      </w:r>
      <w:r w:rsidRPr="6A74112E" w:rsidR="2A80861C">
        <w:rPr>
          <w:sz w:val="24"/>
          <w:szCs w:val="24"/>
        </w:rPr>
        <w:t xml:space="preserve"> pride, relief, and grief have very few representations in comparison.</w:t>
      </w:r>
    </w:p>
    <w:p w:rsidR="6B37FC4B" w:rsidP="6A74112E" w:rsidRDefault="6B37FC4B" w14:paraId="36C4DD6E" w14:textId="200E6B0A">
      <w:pPr>
        <w:pStyle w:val="Normal"/>
        <w:spacing w:line="276" w:lineRule="auto"/>
        <w:ind w:firstLine="0"/>
        <w:jc w:val="center"/>
        <w:rPr>
          <w:sz w:val="24"/>
          <w:szCs w:val="24"/>
        </w:rPr>
      </w:pPr>
      <w:r w:rsidR="6907996B">
        <w:drawing>
          <wp:inline wp14:editId="42DAEF6F" wp14:anchorId="1E79CEE8">
            <wp:extent cx="5943600" cy="2771775"/>
            <wp:effectExtent l="0" t="0" r="0" b="0"/>
            <wp:docPr id="1175777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5777121" name=""/>
                    <pic:cNvPicPr/>
                  </pic:nvPicPr>
                  <pic:blipFill>
                    <a:blip xmlns:r="http://schemas.openxmlformats.org/officeDocument/2006/relationships" r:embed="rId1212039068">
                      <a:extLst>
                        <a:ext xmlns:a="http://schemas.openxmlformats.org/drawingml/2006/main"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rsidR="008A2A2F" w:rsidP="6A74112E" w:rsidRDefault="008A2A2F" w14:paraId="6AAD4E2D" w14:textId="512828A5">
      <w:pPr>
        <w:pStyle w:val="Normal"/>
        <w:spacing w:line="276" w:lineRule="auto"/>
        <w:ind w:firstLine="432"/>
        <w:jc w:val="both"/>
        <w:rPr>
          <w:sz w:val="24"/>
          <w:szCs w:val="24"/>
        </w:rPr>
      </w:pPr>
      <w:r w:rsidRPr="6A74112E" w:rsidR="20D8F745">
        <w:rPr>
          <w:sz w:val="24"/>
          <w:szCs w:val="24"/>
        </w:rPr>
        <w:t xml:space="preserve">There are </w:t>
      </w:r>
      <w:r w:rsidRPr="6A74112E" w:rsidR="20D8F745">
        <w:rPr>
          <w:sz w:val="24"/>
          <w:szCs w:val="24"/>
        </w:rPr>
        <w:t>different types</w:t>
      </w:r>
      <w:r w:rsidRPr="6A74112E" w:rsidR="20D8F745">
        <w:rPr>
          <w:sz w:val="24"/>
          <w:szCs w:val="24"/>
        </w:rPr>
        <w:t xml:space="preserve"> of outliers and inconsistent data that can occur in a dataset such as this. Firstly, the data they collected obviously did not come prelabeled with emotions categories; the researchers themselves had to assign emotions to each comment without input from the comment author on what they meant. The researchers could have different </w:t>
      </w:r>
      <w:r w:rsidRPr="6A74112E" w:rsidR="4232D715">
        <w:rPr>
          <w:sz w:val="24"/>
          <w:szCs w:val="24"/>
        </w:rPr>
        <w:t>opinions</w:t>
      </w:r>
      <w:r w:rsidRPr="6A74112E" w:rsidR="20D8F745">
        <w:rPr>
          <w:sz w:val="24"/>
          <w:szCs w:val="24"/>
        </w:rPr>
        <w:t xml:space="preserve"> on what emotions were being expressed, or</w:t>
      </w:r>
      <w:r w:rsidRPr="6A74112E" w:rsidR="20D8F745">
        <w:rPr>
          <w:sz w:val="24"/>
          <w:szCs w:val="24"/>
        </w:rPr>
        <w:t xml:space="preserve"> how strong that emotion was. </w:t>
      </w:r>
      <w:r w:rsidRPr="6A74112E" w:rsidR="4232D715">
        <w:rPr>
          <w:sz w:val="24"/>
          <w:szCs w:val="24"/>
        </w:rPr>
        <w:t xml:space="preserve">To mitigate this, they had three raters rate each comment, and if they disagreed, </w:t>
      </w:r>
      <w:r w:rsidRPr="6A74112E" w:rsidR="4232D715">
        <w:rPr>
          <w:sz w:val="24"/>
          <w:szCs w:val="24"/>
        </w:rPr>
        <w:t>additional</w:t>
      </w:r>
      <w:r w:rsidRPr="6A74112E" w:rsidR="4232D715">
        <w:rPr>
          <w:sz w:val="24"/>
          <w:szCs w:val="24"/>
        </w:rPr>
        <w:t xml:space="preserve"> raters were assigned to further evaluate. If a rater said a comment was too difficult to rate, they removed it from the dataset, taking out one form of outliers</w:t>
      </w:r>
      <w:r w:rsidRPr="6A74112E" w:rsidR="4232D715">
        <w:rPr>
          <w:sz w:val="24"/>
          <w:szCs w:val="24"/>
        </w:rPr>
        <w:t>.</w:t>
      </w:r>
      <w:r w:rsidRPr="6A74112E" w:rsidR="6F19D80F">
        <w:rPr>
          <w:sz w:val="24"/>
          <w:szCs w:val="24"/>
        </w:rPr>
        <w:t xml:space="preserve"> </w:t>
      </w:r>
      <w:sdt>
        <w:sdtPr>
          <w:id w:val="618005424"/>
          <w:tag w:val="MENDELEY_CITATION_v3_eyJjaXRhdGlvbklEIjoiTUVOREVMRVlfQ0lUQVRJT05fOWE0ZGVkNDctOGRiMS00YWVlLWIzYzUtYWY1N2NjYTM3YTIw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
          <w:placeholder>
            <w:docPart w:val="DefaultPlaceholder_-1854013440"/>
          </w:placeholder>
          <w:rPr>
            <w:b w:val="0"/>
            <w:bCs w:val="0"/>
            <w:color w:val="000000" w:themeColor="text1" w:themeTint="FF" w:themeShade="FF"/>
            <w:sz w:val="24"/>
            <w:szCs w:val="24"/>
            <w:u w:val="none"/>
            <w:vertAlign w:val="baseline"/>
          </w:rPr>
        </w:sdtPr>
        <w:sdtContent>
          <w:r w:rsidRPr="6A74112E" w:rsidR="6A74112E">
            <w:rPr>
              <w:b w:val="0"/>
              <w:bCs w:val="0"/>
              <w:color w:val="000000" w:themeColor="text1" w:themeTint="FF" w:themeShade="FF"/>
              <w:sz w:val="24"/>
              <w:szCs w:val="24"/>
              <w:u w:val="none"/>
              <w:vertAlign w:val="baseline"/>
            </w:rPr>
            <w:t>(D</w:t>
          </w:r>
          <w:r w:rsidRPr="6A74112E" w:rsidR="6A74112E">
            <w:rPr>
              <w:b w:val="0"/>
              <w:bCs w:val="0"/>
              <w:color w:val="000000" w:themeColor="text1" w:themeTint="FF" w:themeShade="FF"/>
              <w:sz w:val="24"/>
              <w:szCs w:val="24"/>
              <w:u w:val="none"/>
              <w:vertAlign w:val="baseline"/>
            </w:rPr>
            <w:t>emszky et al. 2</w:t>
          </w:r>
          <w:r w:rsidRPr="6A74112E" w:rsidR="6A74112E">
            <w:rPr>
              <w:b w:val="0"/>
              <w:bCs w:val="0"/>
              <w:color w:val="000000" w:themeColor="text1" w:themeTint="FF" w:themeShade="FF"/>
              <w:sz w:val="24"/>
              <w:szCs w:val="24"/>
              <w:u w:val="none"/>
              <w:vertAlign w:val="baseline"/>
            </w:rPr>
            <w:t>020)</w:t>
          </w:r>
        </w:sdtContent>
      </w:sdt>
      <w:r w:rsidRPr="6A74112E" w:rsidR="6A74112E">
        <w:rPr>
          <w:sz w:val="24"/>
          <w:szCs w:val="24"/>
        </w:rPr>
        <w:t xml:space="preserve"> </w:t>
      </w:r>
    </w:p>
    <w:p w:rsidR="15EA5DDC" w:rsidP="6A74112E" w:rsidRDefault="15EA5DDC" w14:paraId="45BC0626" w14:textId="56D7B27B">
      <w:pPr>
        <w:spacing w:line="276" w:lineRule="auto"/>
        <w:ind w:firstLine="0"/>
        <w:jc w:val="center"/>
        <w:rPr>
          <w:sz w:val="24"/>
          <w:szCs w:val="24"/>
        </w:rPr>
      </w:pPr>
      <w:r w:rsidR="2D5F17CB">
        <w:drawing>
          <wp:inline wp14:editId="5D932617" wp14:anchorId="4AE4F965">
            <wp:extent cx="2953162" cy="3248478"/>
            <wp:effectExtent l="0" t="0" r="0" b="0"/>
            <wp:docPr id="1968949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1622009" name=""/>
                    <pic:cNvPicPr/>
                  </pic:nvPicPr>
                  <pic:blipFill>
                    <a:blip xmlns:r="http://schemas.openxmlformats.org/officeDocument/2006/relationships" r:embed="rId366321933">
                      <a:extLst>
                        <a:ext xmlns:a="http://schemas.openxmlformats.org/drawingml/2006/main" uri="{28A0092B-C50C-407E-A947-70E740481C1C}">
                          <a14:useLocalDpi xmlns:a14="http://schemas.microsoft.com/office/drawing/2010/main" val="0"/>
                        </a:ext>
                      </a:extLst>
                    </a:blip>
                    <a:stretch>
                      <a:fillRect/>
                    </a:stretch>
                  </pic:blipFill>
                  <pic:spPr>
                    <a:xfrm>
                      <a:off x="0" y="0"/>
                      <a:ext cx="2953162" cy="3248478"/>
                    </a:xfrm>
                    <a:prstGeom prst="rect">
                      <a:avLst/>
                    </a:prstGeom>
                  </pic:spPr>
                </pic:pic>
              </a:graphicData>
            </a:graphic>
          </wp:inline>
        </w:drawing>
      </w:r>
    </w:p>
    <w:p w:rsidR="15EA5DDC" w:rsidP="6A74112E" w:rsidRDefault="15EA5DDC" w14:paraId="5C4CD847" w14:textId="18080CE2">
      <w:pPr>
        <w:spacing w:line="276" w:lineRule="auto"/>
        <w:ind w:firstLine="0"/>
        <w:jc w:val="center"/>
        <w:rPr>
          <w:b w:val="0"/>
          <w:bCs w:val="0"/>
          <w:color w:val="000000" w:themeColor="text1" w:themeTint="FF" w:themeShade="FF"/>
          <w:sz w:val="24"/>
          <w:szCs w:val="24"/>
          <w:u w:val="none"/>
          <w:vertAlign w:val="baseline"/>
        </w:rPr>
      </w:pPr>
      <w:r w:rsidRPr="6A74112E" w:rsidR="2742C7AA">
        <w:rPr>
          <w:sz w:val="24"/>
          <w:szCs w:val="24"/>
        </w:rPr>
        <w:t xml:space="preserve">Credits: </w:t>
      </w:r>
      <w:sdt>
        <w:sdtPr>
          <w:id w:val="1144892999"/>
          <w:tag w:val="MENDELEY_CITATION_v3_eyJjaXRhdGlvbklEIjoiTUVOREVMRVlfQ0lUQVRJT05fZGViNDY0ZTAtYjM5NC00OGNhLWI1MTktZTYxNmI3NzBkYWFl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
          <w:placeholder>
            <w:docPart w:val="DefaultPlaceholder_-1854013440"/>
          </w:placeholder>
          <w:rPr>
            <w:b w:val="0"/>
            <w:bCs w:val="0"/>
            <w:color w:val="000000" w:themeColor="text1" w:themeTint="FF" w:themeShade="FF"/>
            <w:sz w:val="24"/>
            <w:szCs w:val="24"/>
            <w:u w:val="none"/>
            <w:vertAlign w:val="baseline"/>
          </w:rPr>
        </w:sdtPr>
        <w:sdtContent>
          <w:r w:rsidRPr="6A74112E" w:rsidR="6A74112E">
            <w:rPr>
              <w:b w:val="0"/>
              <w:bCs w:val="0"/>
              <w:color w:val="000000" w:themeColor="text1" w:themeTint="FF" w:themeShade="FF"/>
              <w:sz w:val="24"/>
              <w:szCs w:val="24"/>
              <w:u w:val="none"/>
              <w:vertAlign w:val="baseline"/>
            </w:rPr>
            <w:t>(D</w:t>
          </w:r>
          <w:r w:rsidRPr="6A74112E" w:rsidR="6A74112E">
            <w:rPr>
              <w:b w:val="0"/>
              <w:bCs w:val="0"/>
              <w:color w:val="000000" w:themeColor="text1" w:themeTint="FF" w:themeShade="FF"/>
              <w:sz w:val="24"/>
              <w:szCs w:val="24"/>
              <w:u w:val="none"/>
              <w:vertAlign w:val="baseline"/>
            </w:rPr>
            <w:t>emszky et al. 2</w:t>
          </w:r>
          <w:r w:rsidRPr="6A74112E" w:rsidR="6A74112E">
            <w:rPr>
              <w:b w:val="0"/>
              <w:bCs w:val="0"/>
              <w:color w:val="000000" w:themeColor="text1" w:themeTint="FF" w:themeShade="FF"/>
              <w:sz w:val="24"/>
              <w:szCs w:val="24"/>
              <w:u w:val="none"/>
              <w:vertAlign w:val="baseline"/>
            </w:rPr>
            <w:t>020)</w:t>
          </w:r>
        </w:sdtContent>
      </w:sdt>
    </w:p>
    <w:p w:rsidR="2097CD74" w:rsidP="6A74112E" w:rsidRDefault="2097CD74" w14:paraId="1C31AB7E" w14:textId="6C071F8E">
      <w:pPr>
        <w:pStyle w:val="Normal"/>
        <w:spacing w:line="276" w:lineRule="auto"/>
        <w:ind w:firstLine="432"/>
        <w:jc w:val="both"/>
        <w:rPr>
          <w:sz w:val="24"/>
          <w:szCs w:val="24"/>
        </w:rPr>
      </w:pPr>
    </w:p>
    <w:p w:rsidR="3C2DBDC7" w:rsidP="6A74112E" w:rsidRDefault="3C2DBDC7" w14:paraId="04B79F3C" w14:textId="59A58B46">
      <w:pPr>
        <w:spacing w:line="276" w:lineRule="auto"/>
        <w:ind w:firstLine="432"/>
        <w:jc w:val="both"/>
        <w:rPr>
          <w:b w:val="1"/>
          <w:bCs w:val="1"/>
          <w:color w:val="FF0000"/>
          <w:sz w:val="24"/>
          <w:szCs w:val="24"/>
        </w:rPr>
      </w:pPr>
      <w:r w:rsidRPr="6A74112E" w:rsidR="3CB635C9">
        <w:rPr>
          <w:sz w:val="24"/>
          <w:szCs w:val="24"/>
        </w:rPr>
        <w:t xml:space="preserve"> The above chart also includes </w:t>
      </w:r>
      <w:r w:rsidRPr="6A74112E" w:rsidR="2116A2BF">
        <w:rPr>
          <w:sz w:val="24"/>
          <w:szCs w:val="24"/>
        </w:rPr>
        <w:t xml:space="preserve">a distribution </w:t>
      </w:r>
      <w:r w:rsidRPr="6A74112E" w:rsidR="3CB635C9">
        <w:rPr>
          <w:sz w:val="24"/>
          <w:szCs w:val="24"/>
        </w:rPr>
        <w:t>r</w:t>
      </w:r>
      <w:r w:rsidRPr="6A74112E" w:rsidR="3CB635C9">
        <w:rPr>
          <w:sz w:val="24"/>
          <w:szCs w:val="24"/>
        </w:rPr>
        <w:t>epresenting</w:t>
      </w:r>
      <w:r w:rsidRPr="6A74112E" w:rsidR="3CB635C9">
        <w:rPr>
          <w:sz w:val="24"/>
          <w:szCs w:val="24"/>
        </w:rPr>
        <w:t xml:space="preserve"> </w:t>
      </w:r>
      <w:r w:rsidRPr="6A74112E" w:rsidR="3CB635C9">
        <w:rPr>
          <w:sz w:val="24"/>
          <w:szCs w:val="24"/>
        </w:rPr>
        <w:t xml:space="preserve">how </w:t>
      </w:r>
      <w:r w:rsidRPr="6A74112E" w:rsidR="5EB53518">
        <w:rPr>
          <w:sz w:val="24"/>
          <w:szCs w:val="24"/>
        </w:rPr>
        <w:t>much</w:t>
      </w:r>
      <w:r w:rsidRPr="6A74112E" w:rsidR="3CB635C9">
        <w:rPr>
          <w:sz w:val="24"/>
          <w:szCs w:val="24"/>
        </w:rPr>
        <w:t xml:space="preserve"> the raters agreed with each other when assigning emotions in the final dataset. The higher interrater correlation </w:t>
      </w:r>
      <w:r w:rsidRPr="6A74112E" w:rsidR="3CB635C9">
        <w:rPr>
          <w:sz w:val="24"/>
          <w:szCs w:val="24"/>
        </w:rPr>
        <w:t>d</w:t>
      </w:r>
      <w:r w:rsidRPr="6A74112E" w:rsidR="3CB635C9">
        <w:rPr>
          <w:sz w:val="24"/>
          <w:szCs w:val="24"/>
        </w:rPr>
        <w:t>emonstrates</w:t>
      </w:r>
      <w:r w:rsidRPr="6A74112E" w:rsidR="3CB635C9">
        <w:rPr>
          <w:sz w:val="24"/>
          <w:szCs w:val="24"/>
        </w:rPr>
        <w:t xml:space="preserve"> </w:t>
      </w:r>
      <w:r w:rsidRPr="6A74112E" w:rsidR="3CB635C9">
        <w:rPr>
          <w:sz w:val="24"/>
          <w:szCs w:val="24"/>
        </w:rPr>
        <w:t>general agreement</w:t>
      </w:r>
      <w:r w:rsidRPr="6A74112E" w:rsidR="2ACA04C5">
        <w:rPr>
          <w:sz w:val="24"/>
          <w:szCs w:val="24"/>
        </w:rPr>
        <w:t xml:space="preserve">, while the lower </w:t>
      </w:r>
      <w:r w:rsidRPr="6A74112E" w:rsidR="58EA213D">
        <w:rPr>
          <w:sz w:val="24"/>
          <w:szCs w:val="24"/>
        </w:rPr>
        <w:t>ones</w:t>
      </w:r>
      <w:r w:rsidRPr="6A74112E" w:rsidR="2ACA04C5">
        <w:rPr>
          <w:sz w:val="24"/>
          <w:szCs w:val="24"/>
        </w:rPr>
        <w:t xml:space="preserve"> struggled to</w:t>
      </w:r>
      <w:r w:rsidRPr="6A74112E" w:rsidR="1BE5C973">
        <w:rPr>
          <w:sz w:val="24"/>
          <w:szCs w:val="24"/>
        </w:rPr>
        <w:t xml:space="preserve"> achieve</w:t>
      </w:r>
      <w:r w:rsidRPr="6A74112E" w:rsidR="2ACA04C5">
        <w:rPr>
          <w:sz w:val="24"/>
          <w:szCs w:val="24"/>
        </w:rPr>
        <w:t xml:space="preserve"> consistency. This seems to suggest that certain emotions are harder to categorize than others</w:t>
      </w:r>
      <w:r w:rsidRPr="6A74112E" w:rsidR="2A0149FC">
        <w:rPr>
          <w:sz w:val="24"/>
          <w:szCs w:val="24"/>
        </w:rPr>
        <w:t>, even for humans</w:t>
      </w:r>
      <w:r w:rsidRPr="6A74112E" w:rsidR="2ACA04C5">
        <w:rPr>
          <w:sz w:val="24"/>
          <w:szCs w:val="24"/>
        </w:rPr>
        <w:t>.</w:t>
      </w:r>
      <w:r w:rsidRPr="6A74112E" w:rsidR="540A71C8">
        <w:rPr>
          <w:sz w:val="24"/>
          <w:szCs w:val="24"/>
        </w:rPr>
        <w:t xml:space="preserve"> </w:t>
      </w:r>
    </w:p>
    <w:p w:rsidR="39E457E2" w:rsidP="6A74112E" w:rsidRDefault="39E457E2" w14:paraId="679BF78E" w14:textId="1DF9FA89">
      <w:pPr>
        <w:spacing w:line="276" w:lineRule="auto"/>
        <w:ind w:firstLine="432"/>
        <w:jc w:val="both"/>
        <w:rPr>
          <w:sz w:val="24"/>
          <w:szCs w:val="24"/>
        </w:rPr>
      </w:pPr>
      <w:r w:rsidRPr="6A74112E" w:rsidR="51FA12F4">
        <w:rPr>
          <w:sz w:val="24"/>
          <w:szCs w:val="24"/>
        </w:rPr>
        <w:t xml:space="preserve">In addition to categorizing within the specific set of 27 emotions they </w:t>
      </w:r>
      <w:r w:rsidRPr="6A74112E" w:rsidR="51FA12F4">
        <w:rPr>
          <w:sz w:val="24"/>
          <w:szCs w:val="24"/>
        </w:rPr>
        <w:t>defined,</w:t>
      </w:r>
      <w:r w:rsidRPr="6A74112E" w:rsidR="51FA12F4">
        <w:rPr>
          <w:sz w:val="24"/>
          <w:szCs w:val="24"/>
        </w:rPr>
        <w:t xml:space="preserve"> </w:t>
      </w:r>
      <w:r w:rsidRPr="6A74112E" w:rsidR="2DD5C14B">
        <w:rPr>
          <w:sz w:val="24"/>
          <w:szCs w:val="24"/>
        </w:rPr>
        <w:t>t</w:t>
      </w:r>
      <w:r w:rsidRPr="6A74112E" w:rsidR="4232D715">
        <w:rPr>
          <w:sz w:val="24"/>
          <w:szCs w:val="24"/>
        </w:rPr>
        <w:t xml:space="preserve">hey also allowed raters to categorize emotions as neutral. In the </w:t>
      </w:r>
      <w:r w:rsidRPr="6A74112E" w:rsidR="4232D715">
        <w:rPr>
          <w:sz w:val="24"/>
          <w:szCs w:val="24"/>
        </w:rPr>
        <w:t>GoEmotions</w:t>
      </w:r>
      <w:r w:rsidRPr="6A74112E" w:rsidR="4232D715">
        <w:rPr>
          <w:sz w:val="24"/>
          <w:szCs w:val="24"/>
        </w:rPr>
        <w:t xml:space="preserve"> study, they </w:t>
      </w:r>
      <w:r w:rsidRPr="6A74112E" w:rsidR="4232D715">
        <w:rPr>
          <w:sz w:val="24"/>
          <w:szCs w:val="24"/>
        </w:rPr>
        <w:t>ultimately excluded</w:t>
      </w:r>
      <w:r w:rsidRPr="6A74112E" w:rsidR="4232D715">
        <w:rPr>
          <w:sz w:val="24"/>
          <w:szCs w:val="24"/>
        </w:rPr>
        <w:t xml:space="preserve"> neutral from their data analysis since neutral comments were not showing strong emotions.</w:t>
      </w:r>
    </w:p>
    <w:p w:rsidR="36DD0E6E" w:rsidP="6A74112E" w:rsidRDefault="36DD0E6E" w14:paraId="62D4A6C2" w14:textId="373586DB">
      <w:pPr>
        <w:spacing w:line="276" w:lineRule="auto"/>
        <w:ind w:firstLine="432"/>
        <w:jc w:val="both"/>
        <w:rPr>
          <w:sz w:val="24"/>
          <w:szCs w:val="24"/>
        </w:rPr>
      </w:pPr>
      <w:r w:rsidRPr="6A74112E" w:rsidR="18F112E4">
        <w:rPr>
          <w:sz w:val="24"/>
          <w:szCs w:val="24"/>
        </w:rPr>
        <w:t xml:space="preserve">When dealing with categories with such uneven content or with disagreement on labeling, one way to </w:t>
      </w:r>
      <w:r w:rsidRPr="6A74112E" w:rsidR="7D3F67E6">
        <w:rPr>
          <w:sz w:val="24"/>
          <w:szCs w:val="24"/>
        </w:rPr>
        <w:t>still gain insight from the lack of data is correlating and weighting the training based on similar data that does have more information.</w:t>
      </w:r>
    </w:p>
    <w:p w:rsidR="2C16C5BE" w:rsidP="6A74112E" w:rsidRDefault="2C16C5BE" w14:paraId="0D8F3367" w14:textId="7730A44C">
      <w:pPr>
        <w:spacing w:line="276" w:lineRule="auto"/>
        <w:ind w:firstLine="432"/>
        <w:jc w:val="both"/>
        <w:rPr>
          <w:sz w:val="24"/>
          <w:szCs w:val="24"/>
        </w:rPr>
      </w:pPr>
      <w:r w:rsidRPr="6A74112E" w:rsidR="7D3F67E6">
        <w:rPr>
          <w:sz w:val="24"/>
          <w:szCs w:val="24"/>
        </w:rPr>
        <w:t xml:space="preserve">For example, one way the original team handled this was to assign each of the 27 emotions to a </w:t>
      </w:r>
      <w:r w:rsidRPr="6A74112E" w:rsidR="38219CBE">
        <w:rPr>
          <w:sz w:val="24"/>
          <w:szCs w:val="24"/>
        </w:rPr>
        <w:t>higher-level</w:t>
      </w:r>
      <w:r w:rsidRPr="6A74112E" w:rsidR="7D3F67E6">
        <w:rPr>
          <w:sz w:val="24"/>
          <w:szCs w:val="24"/>
        </w:rPr>
        <w:t xml:space="preserve"> sentiment category</w:t>
      </w:r>
      <w:r w:rsidRPr="6A74112E" w:rsidR="7BFE2DA3">
        <w:rPr>
          <w:sz w:val="24"/>
          <w:szCs w:val="24"/>
        </w:rPr>
        <w:t>. Their classification was as follows:</w:t>
      </w:r>
    </w:p>
    <w:tbl>
      <w:tblPr>
        <w:tblStyle w:val="TableGrid"/>
        <w:tblW w:w="0" w:type="auto"/>
        <w:jc w:val="left"/>
        <w:tblLayout w:type="fixed"/>
        <w:tblLook w:val="06A0" w:firstRow="1" w:lastRow="0" w:firstColumn="1" w:lastColumn="0" w:noHBand="1" w:noVBand="1"/>
      </w:tblPr>
      <w:tblGrid>
        <w:gridCol w:w="1305"/>
        <w:gridCol w:w="8055"/>
      </w:tblGrid>
      <w:tr w:rsidR="7A73DA74" w:rsidTr="6A74112E" w14:paraId="1BC91932">
        <w:trPr>
          <w:trHeight w:val="300"/>
        </w:trPr>
        <w:tc>
          <w:tcPr>
            <w:tcW w:w="1305" w:type="dxa"/>
            <w:tcMar/>
          </w:tcPr>
          <w:p w:rsidR="2C982E39" w:rsidP="6A74112E" w:rsidRDefault="2C982E39" w14:paraId="27168FF7" w14:textId="69024D0F">
            <w:pPr>
              <w:pStyle w:val="Normal"/>
              <w:spacing w:line="276" w:lineRule="auto"/>
              <w:jc w:val="both"/>
              <w:rPr>
                <w:sz w:val="24"/>
                <w:szCs w:val="24"/>
              </w:rPr>
            </w:pPr>
            <w:r w:rsidRPr="6A74112E" w:rsidR="41F162D2">
              <w:rPr>
                <w:sz w:val="24"/>
                <w:szCs w:val="24"/>
              </w:rPr>
              <w:t>positive</w:t>
            </w:r>
          </w:p>
        </w:tc>
        <w:tc>
          <w:tcPr>
            <w:tcW w:w="8055" w:type="dxa"/>
            <w:tcMar/>
          </w:tcPr>
          <w:p w:rsidR="2C982E39" w:rsidP="6A74112E" w:rsidRDefault="2C982E39" w14:paraId="49E17EF8" w14:textId="08837F9C">
            <w:pPr>
              <w:spacing w:line="276" w:lineRule="auto"/>
              <w:jc w:val="both"/>
              <w:rPr>
                <w:sz w:val="24"/>
                <w:szCs w:val="24"/>
              </w:rPr>
            </w:pPr>
            <w:r w:rsidRPr="6A74112E" w:rsidR="41F162D2">
              <w:rPr>
                <w:sz w:val="24"/>
                <w:szCs w:val="24"/>
              </w:rPr>
              <w:t>amusement, excitement, joy, love, desire, optimism, caring, pride, admiration, gratitude, relief, approval</w:t>
            </w:r>
          </w:p>
        </w:tc>
      </w:tr>
      <w:tr w:rsidR="7A73DA74" w:rsidTr="6A74112E" w14:paraId="7AC6FC88">
        <w:trPr>
          <w:trHeight w:val="300"/>
        </w:trPr>
        <w:tc>
          <w:tcPr>
            <w:tcW w:w="1305" w:type="dxa"/>
            <w:tcMar/>
          </w:tcPr>
          <w:p w:rsidR="2C982E39" w:rsidP="6A74112E" w:rsidRDefault="2C982E39" w14:paraId="711603BC" w14:textId="4A68AD96">
            <w:pPr>
              <w:pStyle w:val="Normal"/>
              <w:spacing w:line="276" w:lineRule="auto"/>
              <w:jc w:val="both"/>
              <w:rPr>
                <w:sz w:val="24"/>
                <w:szCs w:val="24"/>
              </w:rPr>
            </w:pPr>
            <w:r w:rsidRPr="6A74112E" w:rsidR="41F162D2">
              <w:rPr>
                <w:sz w:val="24"/>
                <w:szCs w:val="24"/>
              </w:rPr>
              <w:t>negative</w:t>
            </w:r>
          </w:p>
        </w:tc>
        <w:tc>
          <w:tcPr>
            <w:tcW w:w="8055" w:type="dxa"/>
            <w:tcMar/>
          </w:tcPr>
          <w:p w:rsidR="2C982E39" w:rsidP="6A74112E" w:rsidRDefault="2C982E39" w14:paraId="68490B5E" w14:textId="1A94ADF2">
            <w:pPr>
              <w:pStyle w:val="Normal"/>
              <w:spacing w:line="276" w:lineRule="auto"/>
              <w:jc w:val="both"/>
              <w:rPr>
                <w:sz w:val="24"/>
                <w:szCs w:val="24"/>
              </w:rPr>
            </w:pPr>
            <w:r w:rsidRPr="6A74112E" w:rsidR="41F162D2">
              <w:rPr>
                <w:sz w:val="24"/>
                <w:szCs w:val="24"/>
              </w:rPr>
              <w:t>fear, nervousness, remorse, embarrassment, disappointment, sadness, grief, disgust, anger, annoyance, disapproval</w:t>
            </w:r>
          </w:p>
        </w:tc>
      </w:tr>
      <w:tr w:rsidR="7A73DA74" w:rsidTr="6A74112E" w14:paraId="478DA832">
        <w:trPr>
          <w:trHeight w:val="300"/>
        </w:trPr>
        <w:tc>
          <w:tcPr>
            <w:tcW w:w="1305" w:type="dxa"/>
            <w:tcMar/>
          </w:tcPr>
          <w:p w:rsidR="2C982E39" w:rsidP="6A74112E" w:rsidRDefault="2C982E39" w14:paraId="37E25BBC" w14:textId="082308D5">
            <w:pPr>
              <w:pStyle w:val="Normal"/>
              <w:spacing w:line="276" w:lineRule="auto"/>
              <w:jc w:val="both"/>
              <w:rPr>
                <w:sz w:val="24"/>
                <w:szCs w:val="24"/>
              </w:rPr>
            </w:pPr>
            <w:r w:rsidRPr="6A74112E" w:rsidR="41F162D2">
              <w:rPr>
                <w:sz w:val="24"/>
                <w:szCs w:val="24"/>
              </w:rPr>
              <w:t>ambiguous</w:t>
            </w:r>
          </w:p>
        </w:tc>
        <w:tc>
          <w:tcPr>
            <w:tcW w:w="8055" w:type="dxa"/>
            <w:tcMar/>
          </w:tcPr>
          <w:p w:rsidR="2C982E39" w:rsidP="6A74112E" w:rsidRDefault="2C982E39" w14:paraId="71949640" w14:textId="02D34252">
            <w:pPr>
              <w:pStyle w:val="Normal"/>
              <w:spacing w:line="276" w:lineRule="auto"/>
              <w:jc w:val="both"/>
              <w:rPr>
                <w:sz w:val="24"/>
                <w:szCs w:val="24"/>
              </w:rPr>
            </w:pPr>
            <w:r w:rsidRPr="6A74112E" w:rsidR="41F162D2">
              <w:rPr>
                <w:sz w:val="24"/>
                <w:szCs w:val="24"/>
              </w:rPr>
              <w:t>realization, surprise, curiosity, confusion</w:t>
            </w:r>
          </w:p>
        </w:tc>
      </w:tr>
    </w:tbl>
    <w:p w:rsidR="01D41A2E" w:rsidP="6A74112E" w:rsidRDefault="01D41A2E" w14:paraId="0A90DF45" w14:textId="7C26469E">
      <w:pPr>
        <w:pStyle w:val="Normal"/>
        <w:spacing w:line="276" w:lineRule="auto"/>
        <w:ind w:firstLine="432"/>
        <w:jc w:val="center"/>
        <w:rPr>
          <w:b w:val="0"/>
          <w:bCs w:val="0"/>
          <w:color w:val="000000" w:themeColor="text1" w:themeTint="FF" w:themeShade="FF"/>
          <w:sz w:val="24"/>
          <w:szCs w:val="24"/>
          <w:u w:val="none"/>
          <w:vertAlign w:val="baseline"/>
        </w:rPr>
      </w:pPr>
      <w:sdt>
        <w:sdtPr>
          <w:id w:val="651192036"/>
          <w:tag w:val="MENDELEY_CITATION_v3_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"/>
          <w:placeholder>
            <w:docPart w:val="DefaultPlaceholder_-1854013440"/>
          </w:placeholder>
          <w:rPr>
            <w:b w:val="0"/>
            <w:bCs w:val="0"/>
            <w:color w:val="000000" w:themeColor="text1" w:themeTint="FF" w:themeShade="FF"/>
            <w:sz w:val="24"/>
            <w:szCs w:val="24"/>
            <w:u w:val="none"/>
            <w:vertAlign w:val="baseline"/>
          </w:rPr>
        </w:sdtPr>
        <w:sdtContent>
          <w:r w:rsidRPr="6A74112E" w:rsidR="6A74112E">
            <w:rPr>
              <w:b w:val="0"/>
              <w:bCs w:val="0"/>
              <w:color w:val="000000" w:themeColor="text1" w:themeTint="FF" w:themeShade="FF"/>
              <w:sz w:val="24"/>
              <w:szCs w:val="24"/>
              <w:u w:val="none"/>
              <w:vertAlign w:val="baseline"/>
            </w:rPr>
            <w:t>(GoEmotions-Fine-grained emotion classification 2021)</w:t>
          </w:r>
        </w:sdtContent>
      </w:sdt>
    </w:p>
    <w:p w:rsidR="4EA433C4" w:rsidP="6A74112E" w:rsidRDefault="4EA433C4" w14:paraId="79643E49" w14:textId="43EDCF6A">
      <w:pPr>
        <w:pStyle w:val="Normal"/>
        <w:spacing w:line="276" w:lineRule="auto"/>
        <w:ind w:firstLine="432"/>
        <w:jc w:val="both"/>
        <w:rPr>
          <w:sz w:val="24"/>
          <w:szCs w:val="24"/>
        </w:rPr>
      </w:pPr>
      <w:r w:rsidRPr="6A74112E" w:rsidR="7BFE2DA3">
        <w:rPr>
          <w:sz w:val="24"/>
          <w:szCs w:val="24"/>
        </w:rPr>
        <w:t>In their model, they included a weighting and bias algorithm that took in this relationship grouping</w:t>
      </w:r>
      <w:r w:rsidRPr="6A74112E" w:rsidR="15D66E8F">
        <w:rPr>
          <w:sz w:val="24"/>
          <w:szCs w:val="24"/>
        </w:rPr>
        <w:t xml:space="preserve"> and penalized predictions done for unrelated sentiment groups</w:t>
      </w:r>
      <w:r w:rsidRPr="6A74112E" w:rsidR="7BFE2DA3">
        <w:rPr>
          <w:sz w:val="24"/>
          <w:szCs w:val="24"/>
        </w:rPr>
        <w:t>.</w:t>
      </w:r>
    </w:p>
    <w:p w:rsidR="407F2DD8" w:rsidP="6A74112E" w:rsidRDefault="407F2DD8" w14:paraId="4491B0A4" w14:textId="34041E4D">
      <w:pPr>
        <w:spacing w:line="276" w:lineRule="auto"/>
        <w:ind w:firstLine="432"/>
        <w:jc w:val="both"/>
        <w:rPr>
          <w:sz w:val="24"/>
          <w:szCs w:val="24"/>
        </w:rPr>
      </w:pPr>
      <w:r w:rsidRPr="6A74112E" w:rsidR="181276B4">
        <w:rPr>
          <w:sz w:val="24"/>
          <w:szCs w:val="24"/>
        </w:rPr>
        <w:t xml:space="preserve">Similarly, they performed a correlation analysis that looked for emotions that </w:t>
      </w:r>
      <w:r w:rsidRPr="6A74112E" w:rsidR="181276B4">
        <w:rPr>
          <w:sz w:val="24"/>
          <w:szCs w:val="24"/>
        </w:rPr>
        <w:t>seem to be</w:t>
      </w:r>
      <w:r w:rsidRPr="6A74112E" w:rsidR="181276B4">
        <w:rPr>
          <w:sz w:val="24"/>
          <w:szCs w:val="24"/>
        </w:rPr>
        <w:t xml:space="preserve"> related or</w:t>
      </w:r>
      <w:r w:rsidRPr="6A74112E" w:rsidR="383B0CAB">
        <w:rPr>
          <w:sz w:val="24"/>
          <w:szCs w:val="24"/>
        </w:rPr>
        <w:t xml:space="preserve"> </w:t>
      </w:r>
      <w:r w:rsidRPr="6A74112E" w:rsidR="181276B4">
        <w:rPr>
          <w:sz w:val="24"/>
          <w:szCs w:val="24"/>
        </w:rPr>
        <w:t>occur</w:t>
      </w:r>
      <w:r w:rsidRPr="6A74112E" w:rsidR="1062525D">
        <w:rPr>
          <w:sz w:val="24"/>
          <w:szCs w:val="24"/>
        </w:rPr>
        <w:t>r</w:t>
      </w:r>
      <w:r w:rsidRPr="6A74112E" w:rsidR="66C4B7A6">
        <w:rPr>
          <w:sz w:val="24"/>
          <w:szCs w:val="24"/>
        </w:rPr>
        <w:t>ed</w:t>
      </w:r>
      <w:r w:rsidRPr="6A74112E" w:rsidR="181276B4">
        <w:rPr>
          <w:sz w:val="24"/>
          <w:szCs w:val="24"/>
        </w:rPr>
        <w:t xml:space="preserve"> together, and that too was information </w:t>
      </w:r>
      <w:r w:rsidRPr="6A74112E" w:rsidR="181276B4">
        <w:rPr>
          <w:sz w:val="24"/>
          <w:szCs w:val="24"/>
        </w:rPr>
        <w:t>utilized</w:t>
      </w:r>
      <w:r w:rsidRPr="6A74112E" w:rsidR="181276B4">
        <w:rPr>
          <w:sz w:val="24"/>
          <w:szCs w:val="24"/>
        </w:rPr>
        <w:t xml:space="preserve"> in their</w:t>
      </w:r>
      <w:r w:rsidRPr="6A74112E" w:rsidR="546C0CFF">
        <w:rPr>
          <w:sz w:val="24"/>
          <w:szCs w:val="24"/>
        </w:rPr>
        <w:t xml:space="preserve"> weighting and bias </w:t>
      </w:r>
      <w:r w:rsidRPr="6A74112E" w:rsidR="546C0CFF">
        <w:rPr>
          <w:sz w:val="24"/>
          <w:szCs w:val="24"/>
        </w:rPr>
        <w:t>algorithm.</w:t>
      </w:r>
      <w:r w:rsidRPr="6A74112E" w:rsidR="673C3ED3">
        <w:rPr>
          <w:sz w:val="24"/>
          <w:szCs w:val="24"/>
        </w:rPr>
        <w:t xml:space="preserve"> </w:t>
      </w:r>
      <w:r w:rsidRPr="6A74112E" w:rsidR="64B8C75A">
        <w:rPr>
          <w:sz w:val="24"/>
          <w:szCs w:val="24"/>
        </w:rPr>
        <w:t>Howeve</w:t>
      </w:r>
      <w:r w:rsidRPr="6A74112E" w:rsidR="64B8C75A">
        <w:rPr>
          <w:sz w:val="24"/>
          <w:szCs w:val="24"/>
        </w:rPr>
        <w:t xml:space="preserve">r, their code did not seem to </w:t>
      </w:r>
      <w:r w:rsidRPr="6A74112E" w:rsidR="64B8C75A">
        <w:rPr>
          <w:sz w:val="24"/>
          <w:szCs w:val="24"/>
        </w:rPr>
        <w:t>provide</w:t>
      </w:r>
      <w:r w:rsidRPr="6A74112E" w:rsidR="64B8C75A">
        <w:rPr>
          <w:sz w:val="24"/>
          <w:szCs w:val="24"/>
        </w:rPr>
        <w:t xml:space="preserve"> a way to replicate the correlation they loaded into their algorithm, so we </w:t>
      </w:r>
      <w:r w:rsidRPr="6A74112E" w:rsidR="33C62CD9">
        <w:rPr>
          <w:sz w:val="24"/>
          <w:szCs w:val="24"/>
        </w:rPr>
        <w:t xml:space="preserve">reimplemented the correlation analysis </w:t>
      </w:r>
      <w:r w:rsidRPr="6A74112E" w:rsidR="53B2806B">
        <w:rPr>
          <w:sz w:val="24"/>
          <w:szCs w:val="24"/>
        </w:rPr>
        <w:t>using Pandas</w:t>
      </w:r>
      <w:r w:rsidRPr="6A74112E" w:rsidR="2FE97B53">
        <w:rPr>
          <w:sz w:val="24"/>
          <w:szCs w:val="24"/>
        </w:rPr>
        <w:t xml:space="preserve"> </w:t>
      </w:r>
      <w:r w:rsidRPr="6A74112E" w:rsidR="4C99EFB9">
        <w:rPr>
          <w:sz w:val="24"/>
          <w:szCs w:val="24"/>
        </w:rPr>
        <w:t xml:space="preserve">and </w:t>
      </w:r>
      <w:r w:rsidRPr="6A74112E" w:rsidR="4C99EFB9">
        <w:rPr>
          <w:sz w:val="24"/>
          <w:szCs w:val="24"/>
        </w:rPr>
        <w:t>demonstrated</w:t>
      </w:r>
      <w:r w:rsidRPr="6A74112E" w:rsidR="4C99EFB9">
        <w:rPr>
          <w:sz w:val="24"/>
          <w:szCs w:val="24"/>
        </w:rPr>
        <w:t xml:space="preserve"> the output </w:t>
      </w:r>
      <w:r w:rsidRPr="6A74112E" w:rsidR="6C5E0599">
        <w:rPr>
          <w:sz w:val="24"/>
          <w:szCs w:val="24"/>
        </w:rPr>
        <w:t>with</w:t>
      </w:r>
      <w:r w:rsidRPr="6A74112E" w:rsidR="2FE97B53">
        <w:rPr>
          <w:sz w:val="24"/>
          <w:szCs w:val="24"/>
        </w:rPr>
        <w:t xml:space="preserve"> the following chart</w:t>
      </w:r>
      <w:r w:rsidRPr="6A74112E" w:rsidR="300FAAAB">
        <w:rPr>
          <w:sz w:val="24"/>
          <w:szCs w:val="24"/>
        </w:rPr>
        <w:t>, which includes the specific numerical correlation values associated with the correlation</w:t>
      </w:r>
      <w:r w:rsidRPr="6A74112E" w:rsidR="300FAAAB">
        <w:rPr>
          <w:sz w:val="24"/>
          <w:szCs w:val="24"/>
        </w:rPr>
        <w:t>.</w:t>
      </w:r>
    </w:p>
    <w:p w:rsidR="0F880892" w:rsidP="6A74112E" w:rsidRDefault="0F880892" w14:paraId="52291649" w14:textId="459DCB69">
      <w:pPr>
        <w:spacing w:line="276" w:lineRule="auto"/>
        <w:ind w:firstLine="0"/>
        <w:jc w:val="both"/>
        <w:rPr>
          <w:sz w:val="24"/>
          <w:szCs w:val="24"/>
        </w:rPr>
      </w:pPr>
      <w:r w:rsidR="4C94C565">
        <w:drawing>
          <wp:inline wp14:editId="53B47315" wp14:anchorId="03B358C8">
            <wp:extent cx="5943600" cy="5353050"/>
            <wp:effectExtent l="0" t="0" r="0" b="0"/>
            <wp:docPr id="1452221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2221276" name=""/>
                    <pic:cNvPicPr/>
                  </pic:nvPicPr>
                  <pic:blipFill>
                    <a:blip xmlns:r="http://schemas.openxmlformats.org/officeDocument/2006/relationships" r:embed="rId1694870685">
                      <a:extLst>
                        <a:ext xmlns:a="http://schemas.openxmlformats.org/drawingml/2006/main" uri="{28A0092B-C50C-407E-A947-70E740481C1C}">
                          <a14:useLocalDpi xmlns:a14="http://schemas.microsoft.com/office/drawing/2010/main" val="0"/>
                        </a:ext>
                      </a:extLst>
                    </a:blip>
                    <a:stretch>
                      <a:fillRect/>
                    </a:stretch>
                  </pic:blipFill>
                  <pic:spPr>
                    <a:xfrm>
                      <a:off x="0" y="0"/>
                      <a:ext cx="5943600" cy="5353050"/>
                    </a:xfrm>
                    <a:prstGeom prst="rect">
                      <a:avLst/>
                    </a:prstGeom>
                  </pic:spPr>
                </pic:pic>
              </a:graphicData>
            </a:graphic>
          </wp:inline>
        </w:drawing>
      </w:r>
    </w:p>
    <w:p w:rsidR="57BDC603" w:rsidP="6A74112E" w:rsidRDefault="57BDC603" w14:paraId="4CB305A4" w14:textId="542E25BE">
      <w:pPr>
        <w:spacing w:line="276" w:lineRule="auto"/>
        <w:ind w:firstLine="432"/>
        <w:jc w:val="both"/>
        <w:rPr>
          <w:b w:val="0"/>
          <w:bCs w:val="0"/>
          <w:color w:val="000000" w:themeColor="text1" w:themeTint="FF" w:themeShade="FF"/>
          <w:sz w:val="24"/>
          <w:szCs w:val="24"/>
          <w:u w:val="none"/>
          <w:vertAlign w:val="baseline"/>
        </w:rPr>
      </w:pPr>
      <w:r w:rsidRPr="6A74112E" w:rsidR="2C4DF8B6">
        <w:rPr>
          <w:sz w:val="24"/>
          <w:szCs w:val="24"/>
        </w:rPr>
        <w:t xml:space="preserve">Finally, some complications in data processing can occur because comments can differ wildly in length, so they performed some data regularization to </w:t>
      </w:r>
      <w:r w:rsidRPr="6A74112E" w:rsidR="2C4DF8B6">
        <w:rPr>
          <w:sz w:val="24"/>
          <w:szCs w:val="24"/>
        </w:rPr>
        <w:t>down</w:t>
      </w:r>
      <w:r w:rsidRPr="6A74112E" w:rsidR="2154AA3C">
        <w:rPr>
          <w:sz w:val="24"/>
          <w:szCs w:val="24"/>
        </w:rPr>
        <w:t>-</w:t>
      </w:r>
      <w:r w:rsidRPr="6A74112E" w:rsidR="2C4DF8B6">
        <w:rPr>
          <w:sz w:val="24"/>
          <w:szCs w:val="24"/>
        </w:rPr>
        <w:t>sample</w:t>
      </w:r>
      <w:r w:rsidRPr="6A74112E" w:rsidR="2C4DF8B6">
        <w:rPr>
          <w:sz w:val="24"/>
          <w:szCs w:val="24"/>
        </w:rPr>
        <w:t xml:space="preserve"> to a more consistent token length to aid in learning.</w:t>
      </w:r>
      <w:r w:rsidRPr="6A74112E" w:rsidR="65BEC27F">
        <w:rPr>
          <w:sz w:val="24"/>
          <w:szCs w:val="24"/>
        </w:rPr>
        <w:t xml:space="preserve"> </w:t>
      </w:r>
      <w:sdt>
        <w:sdtPr>
          <w:id w:val="929164379"/>
          <w:tag w:val="MENDELEY_CITATION_v3_eyJjaXRhdGlvbklEIjoiTUVOREVMRVlfQ0lUQVRJT05fOTdmNmI5MWItYTgwZi00MzcxLWEyNDMtNjZiODU0MGYwNWU4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
          <w:placeholder>
            <w:docPart w:val="DefaultPlaceholder_-1854013440"/>
          </w:placeholder>
          <w:rPr>
            <w:b w:val="0"/>
            <w:bCs w:val="0"/>
            <w:color w:val="000000" w:themeColor="text1" w:themeTint="FF" w:themeShade="FF"/>
            <w:sz w:val="24"/>
            <w:szCs w:val="24"/>
            <w:u w:val="none"/>
            <w:vertAlign w:val="baseline"/>
          </w:rPr>
        </w:sdtPr>
        <w:sdtContent>
          <w:r w:rsidRPr="6A74112E" w:rsidR="6A74112E">
            <w:rPr>
              <w:b w:val="0"/>
              <w:bCs w:val="0"/>
              <w:color w:val="000000" w:themeColor="text1" w:themeTint="FF" w:themeShade="FF"/>
              <w:sz w:val="24"/>
              <w:szCs w:val="24"/>
              <w:u w:val="none"/>
              <w:vertAlign w:val="baseline"/>
            </w:rPr>
            <w:t>(D</w:t>
          </w:r>
          <w:r w:rsidRPr="6A74112E" w:rsidR="6A74112E">
            <w:rPr>
              <w:b w:val="0"/>
              <w:bCs w:val="0"/>
              <w:color w:val="000000" w:themeColor="text1" w:themeTint="FF" w:themeShade="FF"/>
              <w:sz w:val="24"/>
              <w:szCs w:val="24"/>
              <w:u w:val="none"/>
              <w:vertAlign w:val="baseline"/>
            </w:rPr>
            <w:t>emszky et al. 2</w:t>
          </w:r>
          <w:r w:rsidRPr="6A74112E" w:rsidR="6A74112E">
            <w:rPr>
              <w:b w:val="0"/>
              <w:bCs w:val="0"/>
              <w:color w:val="000000" w:themeColor="text1" w:themeTint="FF" w:themeShade="FF"/>
              <w:sz w:val="24"/>
              <w:szCs w:val="24"/>
              <w:u w:val="none"/>
              <w:vertAlign w:val="baseline"/>
            </w:rPr>
            <w:t>020)</w:t>
          </w:r>
        </w:sdtContent>
      </w:sdt>
    </w:p>
    <w:p w:rsidR="7A73DA74" w:rsidP="6A74112E" w:rsidRDefault="7A73DA74" w14:paraId="78268521" w14:textId="5E666F45">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firstLine="432"/>
        <w:jc w:val="both"/>
        <w:rPr>
          <w:sz w:val="24"/>
          <w:szCs w:val="24"/>
        </w:rPr>
      </w:pPr>
      <w:r w:rsidRPr="6A74112E" w:rsidR="02D04C96">
        <w:rPr>
          <w:sz w:val="24"/>
          <w:szCs w:val="24"/>
        </w:rPr>
        <w:t>However, we additionally</w:t>
      </w:r>
      <w:r w:rsidRPr="6A74112E" w:rsidR="02D04C96">
        <w:rPr>
          <w:sz w:val="24"/>
          <w:szCs w:val="24"/>
        </w:rPr>
        <w:t xml:space="preserve"> considered</w:t>
      </w:r>
      <w:r w:rsidRPr="6A74112E" w:rsidR="02D04C96">
        <w:rPr>
          <w:sz w:val="24"/>
          <w:szCs w:val="24"/>
        </w:rPr>
        <w:t xml:space="preserve"> explor</w:t>
      </w:r>
      <w:r w:rsidRPr="6A74112E" w:rsidR="02D04C96">
        <w:rPr>
          <w:sz w:val="24"/>
          <w:szCs w:val="24"/>
        </w:rPr>
        <w:t>ing</w:t>
      </w:r>
      <w:r w:rsidRPr="6A74112E" w:rsidR="02D04C96">
        <w:rPr>
          <w:sz w:val="24"/>
          <w:szCs w:val="24"/>
        </w:rPr>
        <w:t xml:space="preserve"> the overall distribution of data across different emotion classes and then accounted for the class imbalance through a weighted</w:t>
      </w:r>
      <w:r w:rsidRPr="6A74112E" w:rsidR="2A2AECE1">
        <w:rPr>
          <w:sz w:val="24"/>
          <w:szCs w:val="24"/>
        </w:rPr>
        <w:t>-</w:t>
      </w:r>
      <w:r w:rsidRPr="6A74112E" w:rsidR="02D04C96">
        <w:rPr>
          <w:sz w:val="24"/>
          <w:szCs w:val="24"/>
        </w:rPr>
        <w:t>loss function based on the inverse of the count of records under each emotion class.</w:t>
      </w:r>
      <w:r w:rsidRPr="6A74112E" w:rsidR="02D04C96">
        <w:rPr>
          <w:sz w:val="24"/>
          <w:szCs w:val="24"/>
        </w:rPr>
        <w:t xml:space="preserve"> This provided </w:t>
      </w:r>
      <w:r w:rsidRPr="6A74112E" w:rsidR="18C6B3BA">
        <w:rPr>
          <w:sz w:val="24"/>
          <w:szCs w:val="24"/>
        </w:rPr>
        <w:t>us with</w:t>
      </w:r>
      <w:r w:rsidRPr="6A74112E" w:rsidR="02D04C96">
        <w:rPr>
          <w:sz w:val="24"/>
          <w:szCs w:val="24"/>
        </w:rPr>
        <w:t xml:space="preserve"> a better </w:t>
      </w:r>
      <w:r w:rsidRPr="6A74112E" w:rsidR="4FAB09D4">
        <w:rPr>
          <w:sz w:val="24"/>
          <w:szCs w:val="24"/>
        </w:rPr>
        <w:t>result than</w:t>
      </w:r>
      <w:r w:rsidRPr="6A74112E" w:rsidR="02D04C96">
        <w:rPr>
          <w:sz w:val="24"/>
          <w:szCs w:val="24"/>
        </w:rPr>
        <w:t xml:space="preserve"> one without this weighted-loss function.</w:t>
      </w:r>
    </w:p>
    <w:p w:rsidRPr="00440808" w:rsidR="0081054B" w:rsidP="6A74112E" w:rsidRDefault="0081054B" w14:paraId="4C7252AA" w14:textId="0227A675">
      <w:pPr>
        <w:pStyle w:val="Heading1"/>
        <w:spacing w:line="276" w:lineRule="auto"/>
        <w:jc w:val="both"/>
        <w:rPr/>
      </w:pPr>
      <w:bookmarkStart w:name="_Toc33129281" w:id="21"/>
      <w:bookmarkStart w:name="_Toc1275565959" w:id="328084941"/>
      <w:r w:rsidR="352DE198">
        <w:rPr/>
        <w:t>Methodology</w:t>
      </w:r>
      <w:bookmarkEnd w:id="21"/>
      <w:bookmarkEnd w:id="328084941"/>
    </w:p>
    <w:p w:rsidR="002C578F" w:rsidP="6A74112E" w:rsidRDefault="002C578F" w14:paraId="64309121" w14:textId="4E401E27">
      <w:pPr>
        <w:spacing w:line="276" w:lineRule="auto"/>
        <w:ind w:firstLine="360"/>
        <w:jc w:val="both"/>
        <w:rPr>
          <w:sz w:val="24"/>
          <w:szCs w:val="24"/>
        </w:rPr>
      </w:pPr>
      <w:r w:rsidRPr="6A74112E" w:rsidR="71FF0A64">
        <w:rPr>
          <w:sz w:val="24"/>
          <w:szCs w:val="24"/>
        </w:rPr>
        <w:t xml:space="preserve">For the purposes of our project, we took the original </w:t>
      </w:r>
      <w:r w:rsidRPr="6A74112E" w:rsidR="71FF0A64">
        <w:rPr>
          <w:sz w:val="24"/>
          <w:szCs w:val="24"/>
        </w:rPr>
        <w:t>GoEmotions</w:t>
      </w:r>
      <w:r w:rsidRPr="6A74112E" w:rsidR="71FF0A64">
        <w:rPr>
          <w:sz w:val="24"/>
          <w:szCs w:val="24"/>
        </w:rPr>
        <w:t xml:space="preserve"> project and made some architecture changes in the hopes of improving the metrics.</w:t>
      </w:r>
    </w:p>
    <w:p w:rsidR="002C578F" w:rsidP="6A74112E" w:rsidRDefault="002C578F" w14:paraId="5FAA576E" w14:textId="0659A8EF">
      <w:pPr>
        <w:spacing w:line="276" w:lineRule="auto"/>
        <w:ind w:firstLine="360"/>
        <w:jc w:val="both"/>
        <w:rPr>
          <w:sz w:val="24"/>
          <w:szCs w:val="24"/>
        </w:rPr>
      </w:pPr>
      <w:r w:rsidRPr="6A74112E" w:rsidR="71FF0A64">
        <w:rPr>
          <w:sz w:val="24"/>
          <w:szCs w:val="24"/>
        </w:rPr>
        <w:t xml:space="preserve">The original project used a pretrained large BERT model that was further </w:t>
      </w:r>
      <w:r w:rsidRPr="6A74112E" w:rsidR="71FF0A64">
        <w:rPr>
          <w:sz w:val="24"/>
          <w:szCs w:val="24"/>
        </w:rPr>
        <w:t>optimized</w:t>
      </w:r>
      <w:r w:rsidRPr="6A74112E" w:rsidR="71FF0A64">
        <w:rPr>
          <w:sz w:val="24"/>
          <w:szCs w:val="24"/>
        </w:rPr>
        <w:t xml:space="preserve"> with </w:t>
      </w:r>
      <w:r w:rsidRPr="6A74112E" w:rsidR="71FF0A64">
        <w:rPr>
          <w:sz w:val="24"/>
          <w:szCs w:val="24"/>
        </w:rPr>
        <w:t>additional</w:t>
      </w:r>
      <w:r w:rsidRPr="6A74112E" w:rsidR="71FF0A64">
        <w:rPr>
          <w:sz w:val="24"/>
          <w:szCs w:val="24"/>
        </w:rPr>
        <w:t xml:space="preserve"> layers</w:t>
      </w:r>
      <w:r w:rsidRPr="6A74112E" w:rsidR="303D574B">
        <w:rPr>
          <w:sz w:val="24"/>
          <w:szCs w:val="24"/>
        </w:rPr>
        <w:t xml:space="preserve"> </w:t>
      </w:r>
      <w:sdt>
        <w:sdtPr>
          <w:id w:val="1617732334"/>
          <w:tag w:val="MENDELEY_CITATION_v3_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"/>
          <w:placeholder>
            <w:docPart w:val="DefaultPlaceholder_-1854013440"/>
          </w:placeholder>
          <w:rPr>
            <w:b w:val="0"/>
            <w:bCs w:val="0"/>
            <w:color w:val="000000" w:themeColor="text1" w:themeTint="FF" w:themeShade="FF"/>
            <w:sz w:val="24"/>
            <w:szCs w:val="24"/>
            <w:u w:val="none"/>
            <w:vertAlign w:val="baseline"/>
          </w:rPr>
        </w:sdtPr>
        <w:sdtContent>
          <w:r w:rsidRPr="6A74112E" w:rsidR="6A74112E">
            <w:rPr>
              <w:b w:val="0"/>
              <w:bCs w:val="0"/>
              <w:color w:val="000000" w:themeColor="text1" w:themeTint="FF" w:themeShade="FF"/>
              <w:sz w:val="24"/>
              <w:szCs w:val="24"/>
              <w:u w:val="none"/>
              <w:vertAlign w:val="baseline"/>
            </w:rPr>
            <w:t>(GoEmotions-Fine-grained emotion classification 2021)</w:t>
          </w:r>
        </w:sdtContent>
      </w:sdt>
      <w:r w:rsidRPr="6A74112E" w:rsidR="71FF0A64">
        <w:rPr>
          <w:sz w:val="24"/>
          <w:szCs w:val="24"/>
        </w:rPr>
        <w:t xml:space="preserve">. </w:t>
      </w:r>
      <w:r w:rsidRPr="6A74112E" w:rsidR="5650E27D">
        <w:rPr>
          <w:sz w:val="24"/>
          <w:szCs w:val="24"/>
        </w:rPr>
        <w:t xml:space="preserve">BERT is a widely used </w:t>
      </w:r>
      <w:r w:rsidRPr="6A74112E" w:rsidR="0D684563">
        <w:rPr>
          <w:sz w:val="24"/>
          <w:szCs w:val="24"/>
        </w:rPr>
        <w:t xml:space="preserve">transformer and </w:t>
      </w:r>
      <w:r w:rsidRPr="6A74112E" w:rsidR="0D684563">
        <w:rPr>
          <w:sz w:val="24"/>
          <w:szCs w:val="24"/>
        </w:rPr>
        <w:t>encoder-based</w:t>
      </w:r>
      <w:r w:rsidRPr="6A74112E" w:rsidR="0D684563">
        <w:rPr>
          <w:sz w:val="24"/>
          <w:szCs w:val="24"/>
        </w:rPr>
        <w:t xml:space="preserve"> model that excels in natural language processing applications.</w:t>
      </w:r>
      <w:r w:rsidRPr="6A74112E" w:rsidR="5650E27D">
        <w:rPr>
          <w:sz w:val="24"/>
          <w:szCs w:val="24"/>
        </w:rPr>
        <w:t xml:space="preserve"> </w:t>
      </w:r>
      <w:r w:rsidRPr="6A74112E" w:rsidR="71FF0A64">
        <w:rPr>
          <w:sz w:val="24"/>
          <w:szCs w:val="24"/>
        </w:rPr>
        <w:t xml:space="preserve">However, regular BERT is a large, long-running, and very processive-intensive model, and we did not have the resources to run it successfully. Since they were already using BERT, we decided to use a newer, but smaller and more efficient variation of </w:t>
      </w:r>
      <w:r w:rsidRPr="6A74112E" w:rsidR="71FF0A64">
        <w:rPr>
          <w:sz w:val="24"/>
          <w:szCs w:val="24"/>
        </w:rPr>
        <w:t>DistilBERT</w:t>
      </w:r>
      <w:r w:rsidRPr="6A74112E" w:rsidR="71FF0A64">
        <w:rPr>
          <w:sz w:val="24"/>
          <w:szCs w:val="24"/>
        </w:rPr>
        <w:t>.</w:t>
      </w:r>
      <w:r w:rsidRPr="6A74112E" w:rsidR="39A4AA4D">
        <w:rPr>
          <w:sz w:val="24"/>
          <w:szCs w:val="24"/>
        </w:rPr>
        <w:t xml:space="preserve"> However, since the </w:t>
      </w:r>
      <w:r w:rsidRPr="6A74112E" w:rsidR="39A4AA4D">
        <w:rPr>
          <w:sz w:val="24"/>
          <w:szCs w:val="24"/>
        </w:rPr>
        <w:t>DistilBERT</w:t>
      </w:r>
      <w:r w:rsidRPr="6A74112E" w:rsidR="39A4AA4D">
        <w:rPr>
          <w:sz w:val="24"/>
          <w:szCs w:val="24"/>
        </w:rPr>
        <w:t xml:space="preserve"> </w:t>
      </w:r>
      <w:r w:rsidRPr="6A74112E" w:rsidR="45A96663">
        <w:rPr>
          <w:sz w:val="24"/>
          <w:szCs w:val="24"/>
        </w:rPr>
        <w:t>model</w:t>
      </w:r>
      <w:r w:rsidRPr="6A74112E" w:rsidR="39A4AA4D">
        <w:rPr>
          <w:sz w:val="24"/>
          <w:szCs w:val="24"/>
        </w:rPr>
        <w:t xml:space="preserve"> used </w:t>
      </w:r>
      <w:r w:rsidRPr="6A74112E" w:rsidR="63DCEE2C">
        <w:rPr>
          <w:sz w:val="24"/>
          <w:szCs w:val="24"/>
        </w:rPr>
        <w:t>to be</w:t>
      </w:r>
      <w:r w:rsidRPr="6A74112E" w:rsidR="39A4AA4D">
        <w:rPr>
          <w:sz w:val="24"/>
          <w:szCs w:val="24"/>
        </w:rPr>
        <w:t xml:space="preserve"> </w:t>
      </w:r>
      <w:r w:rsidRPr="6A74112E" w:rsidR="39A4AA4D">
        <w:rPr>
          <w:sz w:val="24"/>
          <w:szCs w:val="24"/>
        </w:rPr>
        <w:t>fairly basic</w:t>
      </w:r>
      <w:r w:rsidRPr="6A74112E" w:rsidR="39A4AA4D">
        <w:rPr>
          <w:sz w:val="24"/>
          <w:szCs w:val="24"/>
        </w:rPr>
        <w:t xml:space="preserve">, we had to recreate </w:t>
      </w:r>
      <w:r w:rsidRPr="6A74112E" w:rsidR="746DB997">
        <w:rPr>
          <w:sz w:val="24"/>
          <w:szCs w:val="24"/>
        </w:rPr>
        <w:t>most of</w:t>
      </w:r>
      <w:r w:rsidRPr="6A74112E" w:rsidR="64294B80">
        <w:rPr>
          <w:sz w:val="24"/>
          <w:szCs w:val="24"/>
        </w:rPr>
        <w:t xml:space="preserve"> the layers</w:t>
      </w:r>
      <w:r w:rsidRPr="6A74112E" w:rsidR="39A4AA4D">
        <w:rPr>
          <w:sz w:val="24"/>
          <w:szCs w:val="24"/>
        </w:rPr>
        <w:t xml:space="preserve"> that existed in the original model.</w:t>
      </w:r>
    </w:p>
    <w:p w:rsidR="00BA31DA" w:rsidP="6A74112E" w:rsidRDefault="00BA31DA" w14:paraId="43A19F0F" w14:textId="000CDF42">
      <w:pPr>
        <w:spacing w:line="276" w:lineRule="auto"/>
        <w:ind w:firstLine="360"/>
        <w:jc w:val="both"/>
        <w:rPr>
          <w:sz w:val="24"/>
          <w:szCs w:val="24"/>
        </w:rPr>
      </w:pPr>
      <w:r w:rsidRPr="6A74112E" w:rsidR="746DB997">
        <w:rPr>
          <w:sz w:val="24"/>
          <w:szCs w:val="24"/>
        </w:rPr>
        <w:t xml:space="preserve">First, we imported the pretrained </w:t>
      </w:r>
      <w:r w:rsidRPr="6A74112E" w:rsidR="746DB997">
        <w:rPr>
          <w:sz w:val="24"/>
          <w:szCs w:val="24"/>
        </w:rPr>
        <w:t>DistilBERT</w:t>
      </w:r>
      <w:r w:rsidRPr="6A74112E" w:rsidR="746DB997">
        <w:rPr>
          <w:sz w:val="24"/>
          <w:szCs w:val="24"/>
        </w:rPr>
        <w:t xml:space="preserve"> model from </w:t>
      </w:r>
      <w:r w:rsidRPr="6A74112E" w:rsidR="746DB997">
        <w:rPr>
          <w:sz w:val="24"/>
          <w:szCs w:val="24"/>
        </w:rPr>
        <w:t>HuggingFace</w:t>
      </w:r>
      <w:r w:rsidRPr="6A74112E" w:rsidR="746DB997">
        <w:rPr>
          <w:sz w:val="24"/>
          <w:szCs w:val="24"/>
        </w:rPr>
        <w:t xml:space="preserve">, and as in the original code, we allowed the </w:t>
      </w:r>
      <w:r w:rsidRPr="6A74112E" w:rsidR="746DB997">
        <w:rPr>
          <w:sz w:val="24"/>
          <w:szCs w:val="24"/>
        </w:rPr>
        <w:t>option</w:t>
      </w:r>
      <w:r w:rsidRPr="6A74112E" w:rsidR="746DB997">
        <w:rPr>
          <w:sz w:val="24"/>
          <w:szCs w:val="24"/>
        </w:rPr>
        <w:t xml:space="preserve"> to use the cased or uncased model as a basis. For our analysis, we used the uncased model like the original </w:t>
      </w:r>
      <w:r w:rsidRPr="6A74112E" w:rsidR="746DB997">
        <w:rPr>
          <w:sz w:val="24"/>
          <w:szCs w:val="24"/>
        </w:rPr>
        <w:t>GoEmotions</w:t>
      </w:r>
      <w:r w:rsidRPr="6A74112E" w:rsidR="746DB997">
        <w:rPr>
          <w:sz w:val="24"/>
          <w:szCs w:val="24"/>
        </w:rPr>
        <w:t xml:space="preserve"> project</w:t>
      </w:r>
      <w:r w:rsidRPr="6A74112E" w:rsidR="746DB997">
        <w:rPr>
          <w:sz w:val="24"/>
          <w:szCs w:val="24"/>
        </w:rPr>
        <w:t xml:space="preserve">. </w:t>
      </w:r>
      <w:r w:rsidRPr="6A74112E" w:rsidR="4B088CBB">
        <w:rPr>
          <w:sz w:val="24"/>
          <w:szCs w:val="24"/>
        </w:rPr>
        <w:t xml:space="preserve"> </w:t>
      </w:r>
      <w:r w:rsidRPr="6A74112E" w:rsidR="71FF0A64">
        <w:rPr>
          <w:sz w:val="24"/>
          <w:szCs w:val="24"/>
        </w:rPr>
        <w:t xml:space="preserve">To work to improve the metrics, we combined the results of the </w:t>
      </w:r>
      <w:r w:rsidRPr="6A74112E" w:rsidR="71FF0A64">
        <w:rPr>
          <w:sz w:val="24"/>
          <w:szCs w:val="24"/>
        </w:rPr>
        <w:t>DistilBERT</w:t>
      </w:r>
      <w:r w:rsidRPr="6A74112E" w:rsidR="71FF0A64">
        <w:rPr>
          <w:sz w:val="24"/>
          <w:szCs w:val="24"/>
        </w:rPr>
        <w:t xml:space="preserve"> model with that of </w:t>
      </w:r>
      <w:r w:rsidRPr="6A74112E" w:rsidR="71FF0A64">
        <w:rPr>
          <w:sz w:val="24"/>
          <w:szCs w:val="24"/>
        </w:rPr>
        <w:t>TextCNN</w:t>
      </w:r>
      <w:r w:rsidRPr="6A74112E" w:rsidR="71FF0A64">
        <w:rPr>
          <w:sz w:val="24"/>
          <w:szCs w:val="24"/>
        </w:rPr>
        <w:t xml:space="preserve">. </w:t>
      </w:r>
    </w:p>
    <w:p w:rsidR="00BA31DA" w:rsidP="6A74112E" w:rsidRDefault="00BA31DA" w14:paraId="78AA9F09" w14:textId="77C52F2F">
      <w:pPr>
        <w:spacing w:line="276" w:lineRule="auto"/>
        <w:ind w:firstLine="360"/>
        <w:jc w:val="both"/>
        <w:rPr>
          <w:sz w:val="24"/>
          <w:szCs w:val="24"/>
        </w:rPr>
      </w:pPr>
      <w:r w:rsidRPr="6A74112E" w:rsidR="087CC936">
        <w:rPr>
          <w:sz w:val="24"/>
          <w:szCs w:val="24"/>
        </w:rPr>
        <w:t>As described in our Related Works section, o</w:t>
      </w:r>
      <w:r w:rsidRPr="6A74112E" w:rsidR="71FF0A64">
        <w:rPr>
          <w:sz w:val="24"/>
          <w:szCs w:val="24"/>
        </w:rPr>
        <w:t xml:space="preserve">ther studies </w:t>
      </w:r>
      <w:r w:rsidRPr="6A74112E" w:rsidR="7E4E02D9">
        <w:rPr>
          <w:sz w:val="24"/>
          <w:szCs w:val="24"/>
        </w:rPr>
        <w:t xml:space="preserve">discuss the benefits </w:t>
      </w:r>
      <w:r w:rsidRPr="6A74112E" w:rsidR="36628053">
        <w:rPr>
          <w:sz w:val="24"/>
          <w:szCs w:val="24"/>
        </w:rPr>
        <w:t>of combining</w:t>
      </w:r>
      <w:r w:rsidRPr="6A74112E" w:rsidR="71FF0A64">
        <w:rPr>
          <w:sz w:val="24"/>
          <w:szCs w:val="24"/>
        </w:rPr>
        <w:t xml:space="preserve"> BERT with </w:t>
      </w:r>
      <w:r w:rsidRPr="6A74112E" w:rsidR="687914C3">
        <w:rPr>
          <w:sz w:val="24"/>
          <w:szCs w:val="24"/>
        </w:rPr>
        <w:t xml:space="preserve">other model types like </w:t>
      </w:r>
      <w:r w:rsidRPr="6A74112E" w:rsidR="71FF0A64">
        <w:rPr>
          <w:sz w:val="24"/>
          <w:szCs w:val="24"/>
        </w:rPr>
        <w:t xml:space="preserve">CNN to </w:t>
      </w:r>
      <w:r w:rsidRPr="6A74112E" w:rsidR="39A4AA4D">
        <w:rPr>
          <w:sz w:val="24"/>
          <w:szCs w:val="24"/>
        </w:rPr>
        <w:t xml:space="preserve">improve the learning results. However, those discuss training using one </w:t>
      </w:r>
      <w:r w:rsidRPr="6A74112E" w:rsidR="7923ABA8">
        <w:rPr>
          <w:sz w:val="24"/>
          <w:szCs w:val="24"/>
        </w:rPr>
        <w:t xml:space="preserve">sequential </w:t>
      </w:r>
      <w:r w:rsidRPr="6A74112E" w:rsidR="39A4AA4D">
        <w:rPr>
          <w:sz w:val="24"/>
          <w:szCs w:val="24"/>
        </w:rPr>
        <w:t xml:space="preserve">model, </w:t>
      </w:r>
      <w:r w:rsidRPr="6A74112E" w:rsidR="2CA02151">
        <w:rPr>
          <w:sz w:val="24"/>
          <w:szCs w:val="24"/>
        </w:rPr>
        <w:t xml:space="preserve">where the BERT layers get trained first and are </w:t>
      </w:r>
      <w:r w:rsidRPr="6A74112E" w:rsidR="39A4AA4D">
        <w:rPr>
          <w:sz w:val="24"/>
          <w:szCs w:val="24"/>
        </w:rPr>
        <w:t xml:space="preserve">then </w:t>
      </w:r>
      <w:r w:rsidRPr="6A74112E" w:rsidR="48112EDA">
        <w:rPr>
          <w:sz w:val="24"/>
          <w:szCs w:val="24"/>
        </w:rPr>
        <w:t>immediately</w:t>
      </w:r>
      <w:r w:rsidRPr="6A74112E" w:rsidR="48112EDA">
        <w:rPr>
          <w:sz w:val="24"/>
          <w:szCs w:val="24"/>
        </w:rPr>
        <w:t xml:space="preserve"> </w:t>
      </w:r>
      <w:r w:rsidRPr="6A74112E" w:rsidR="39A4AA4D">
        <w:rPr>
          <w:sz w:val="24"/>
          <w:szCs w:val="24"/>
        </w:rPr>
        <w:t>pass</w:t>
      </w:r>
      <w:r w:rsidRPr="6A74112E" w:rsidR="15FAF079">
        <w:rPr>
          <w:sz w:val="24"/>
          <w:szCs w:val="24"/>
        </w:rPr>
        <w:t>ed</w:t>
      </w:r>
      <w:r w:rsidRPr="6A74112E" w:rsidR="39A4AA4D">
        <w:rPr>
          <w:sz w:val="24"/>
          <w:szCs w:val="24"/>
        </w:rPr>
        <w:t xml:space="preserve"> to the </w:t>
      </w:r>
      <w:r w:rsidRPr="6A74112E" w:rsidR="64B8E8EF">
        <w:rPr>
          <w:sz w:val="24"/>
          <w:szCs w:val="24"/>
        </w:rPr>
        <w:t>next model layer</w:t>
      </w:r>
      <w:r w:rsidRPr="6A74112E" w:rsidR="39A4AA4D">
        <w:rPr>
          <w:sz w:val="24"/>
          <w:szCs w:val="24"/>
        </w:rPr>
        <w:t>.</w:t>
      </w:r>
      <w:r w:rsidRPr="6A74112E" w:rsidR="64FF7EE9">
        <w:rPr>
          <w:sz w:val="24"/>
          <w:szCs w:val="24"/>
        </w:rPr>
        <w:t xml:space="preserve"> One such study, </w:t>
      </w:r>
      <w:r w:rsidRPr="6A74112E" w:rsidR="6B2C03AC">
        <w:rPr>
          <w:sz w:val="24"/>
          <w:szCs w:val="24"/>
        </w:rPr>
        <w:t xml:space="preserve">Abas et al, illustrates that </w:t>
      </w:r>
      <w:r w:rsidRPr="6A74112E" w:rsidR="6B2C03AC">
        <w:rPr>
          <w:sz w:val="24"/>
          <w:szCs w:val="24"/>
        </w:rPr>
        <w:t>architecture</w:t>
      </w:r>
      <w:r w:rsidRPr="6A74112E" w:rsidR="6B2C03AC">
        <w:rPr>
          <w:sz w:val="24"/>
          <w:szCs w:val="24"/>
        </w:rPr>
        <w:t xml:space="preserve"> as follows:</w:t>
      </w:r>
    </w:p>
    <w:p w:rsidR="00BA31DA" w:rsidP="6A74112E" w:rsidRDefault="00BA31DA" w14:paraId="4E28C1D6" w14:textId="188D8876">
      <w:pPr>
        <w:spacing w:line="276" w:lineRule="auto"/>
        <w:ind w:firstLine="360"/>
        <w:jc w:val="center"/>
        <w:rPr>
          <w:sz w:val="24"/>
          <w:szCs w:val="24"/>
        </w:rPr>
      </w:pPr>
      <w:r w:rsidR="6B2C03AC">
        <w:drawing>
          <wp:inline wp14:editId="459FC924" wp14:anchorId="239C503F">
            <wp:extent cx="3286125" cy="533400"/>
            <wp:effectExtent l="0" t="0" r="0" b="0"/>
            <wp:docPr id="150643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643141" name=""/>
                    <pic:cNvPicPr/>
                  </pic:nvPicPr>
                  <pic:blipFill>
                    <a:blip xmlns:r="http://schemas.openxmlformats.org/officeDocument/2006/relationships" r:embed="rId1515436095">
                      <a:extLst>
                        <a:ext xmlns:a="http://schemas.openxmlformats.org/drawingml/2006/main" uri="{28A0092B-C50C-407E-A947-70E740481C1C}">
                          <a14:useLocalDpi xmlns:a14="http://schemas.microsoft.com/office/drawing/2010/main" val="0"/>
                        </a:ext>
                      </a:extLst>
                    </a:blip>
                    <a:stretch>
                      <a:fillRect/>
                    </a:stretch>
                  </pic:blipFill>
                  <pic:spPr>
                    <a:xfrm>
                      <a:off x="0" y="0"/>
                      <a:ext cx="3286125" cy="533400"/>
                    </a:xfrm>
                    <a:prstGeom prst="rect">
                      <a:avLst/>
                    </a:prstGeom>
                  </pic:spPr>
                </pic:pic>
              </a:graphicData>
            </a:graphic>
          </wp:inline>
        </w:drawing>
      </w:r>
    </w:p>
    <w:p w:rsidR="00BA31DA" w:rsidP="6A74112E" w:rsidRDefault="00BA31DA" w14:paraId="7AB9CCB8" w14:textId="786ADAEE">
      <w:pPr>
        <w:spacing w:line="276" w:lineRule="auto"/>
        <w:ind w:firstLine="360"/>
        <w:jc w:val="center"/>
        <w:rPr>
          <w:b w:val="0"/>
          <w:bCs w:val="0"/>
          <w:color w:val="000000" w:themeColor="text1" w:themeTint="FF" w:themeShade="FF"/>
          <w:sz w:val="24"/>
          <w:szCs w:val="24"/>
          <w:u w:val="none"/>
          <w:vertAlign w:val="baseline"/>
        </w:rPr>
      </w:pPr>
      <w:sdt>
        <w:sdtPr>
          <w:id w:val="933526320"/>
          <w:tag w:val="MENDELEY_CITATION_v3_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"/>
          <w:placeholder>
            <w:docPart w:val="DefaultPlaceholder_-1854013440"/>
          </w:placeholder>
          <w:rPr>
            <w:b w:val="0"/>
            <w:bCs w:val="0"/>
            <w:color w:val="000000" w:themeColor="text1" w:themeTint="FF" w:themeShade="FF"/>
            <w:sz w:val="24"/>
            <w:szCs w:val="24"/>
            <w:u w:val="none"/>
            <w:vertAlign w:val="baseline"/>
          </w:rPr>
        </w:sdtPr>
        <w:sdtContent>
          <w:r w:rsidRPr="6A74112E" w:rsidR="6A74112E">
            <w:rPr>
              <w:b w:val="0"/>
              <w:bCs w:val="0"/>
              <w:color w:val="000000" w:themeColor="text1" w:themeTint="FF" w:themeShade="FF"/>
              <w:sz w:val="24"/>
              <w:szCs w:val="24"/>
              <w:u w:val="none"/>
              <w:vertAlign w:val="baseline"/>
            </w:rPr>
            <w:t>(Abas et al. 2022)</w:t>
          </w:r>
        </w:sdtContent>
      </w:sdt>
    </w:p>
    <w:p w:rsidR="7ABB43B5" w:rsidP="6A74112E" w:rsidRDefault="7ABB43B5" w14:paraId="25730CFB" w14:textId="4CB292C9">
      <w:pPr>
        <w:tabs>
          <w:tab w:val="num" w:leader="none" w:pos="360"/>
        </w:tabs>
        <w:spacing w:line="276" w:lineRule="auto"/>
        <w:ind w:firstLine="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7ABB43B5">
        <w:rPr>
          <w:sz w:val="24"/>
          <w:szCs w:val="24"/>
        </w:rPr>
        <w:t xml:space="preserve">In the interest of trying something more novel, </w:t>
      </w:r>
      <w:r w:rsidRPr="6A74112E" w:rsidR="7ABB43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 passed the GoEmotions dataset to the DistilBERT and CNN models separately, then use the outputs of those models as inputs to another model that will combine the data, creating a multi-input one-output architecture.</w:t>
      </w:r>
      <w:r w:rsidRPr="6A74112E" w:rsidR="7ABB43B5">
        <w:rPr>
          <w:sz w:val="24"/>
          <w:szCs w:val="24"/>
        </w:rPr>
        <w:t xml:space="preserve"> W</w:t>
      </w:r>
      <w:r w:rsidRPr="6A74112E" w:rsidR="7ABB43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 will use a concatenate layer to merge the feature data from the two sources, pass it through a dropout layer, and pass the results through a custom classifier function.</w:t>
      </w:r>
      <w:r w:rsidRPr="6A74112E" w:rsidR="7ABB43B5">
        <w:rPr>
          <w:sz w:val="24"/>
          <w:szCs w:val="24"/>
        </w:rPr>
        <w:t xml:space="preserve"> </w:t>
      </w:r>
    </w:p>
    <w:p w:rsidR="1AC6A617" w:rsidP="6A74112E" w:rsidRDefault="1AC6A617" w14:paraId="6460080B" w14:textId="20C48D03">
      <w:pPr>
        <w:spacing w:line="276" w:lineRule="auto"/>
        <w:ind w:firstLine="360"/>
        <w:jc w:val="both"/>
        <w:rPr>
          <w:sz w:val="24"/>
          <w:szCs w:val="24"/>
        </w:rPr>
      </w:pPr>
      <w:r w:rsidRPr="6A74112E" w:rsidR="1AC6A617">
        <w:rPr>
          <w:sz w:val="24"/>
          <w:szCs w:val="24"/>
        </w:rPr>
        <w:t xml:space="preserve">The architecture of the </w:t>
      </w:r>
      <w:r w:rsidRPr="6A74112E" w:rsidR="1AC6A617">
        <w:rPr>
          <w:sz w:val="24"/>
          <w:szCs w:val="24"/>
        </w:rPr>
        <w:t>TextCNN</w:t>
      </w:r>
      <w:r w:rsidRPr="6A74112E" w:rsidR="1AC6A617">
        <w:rPr>
          <w:sz w:val="24"/>
          <w:szCs w:val="24"/>
        </w:rPr>
        <w:t xml:space="preserve"> model version we used is inspired by the works of Kim Y where the researchers used CNN models to classify sentiments in texts.</w:t>
      </w:r>
      <w:sdt>
        <w:sdtPr>
          <w:id w:val="166936184"/>
          <w:tag w:val="MENDELEY_CITATION_v3_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"/>
          <w:placeholder>
            <w:docPart w:val="DefaultPlaceholder_-1854013440"/>
          </w:placeholder>
          <w:rPr>
            <w:b w:val="0"/>
            <w:bCs w:val="0"/>
            <w:color w:val="000000" w:themeColor="text1" w:themeTint="FF" w:themeShade="FF"/>
            <w:sz w:val="24"/>
            <w:szCs w:val="24"/>
            <w:u w:val="none"/>
            <w:vertAlign w:val="baseline"/>
          </w:rPr>
        </w:sdtPr>
        <w:sdtContent>
          <w:r w:rsidRPr="6A74112E" w:rsidR="1AC6A617">
            <w:rPr>
              <w:b w:val="0"/>
              <w:bCs w:val="0"/>
              <w:color w:val="000000" w:themeColor="text1" w:themeTint="FF" w:themeShade="FF"/>
              <w:sz w:val="24"/>
              <w:szCs w:val="24"/>
              <w:u w:val="none"/>
              <w:vertAlign w:val="baseline"/>
            </w:rPr>
            <w:t>(Kim 2014)</w:t>
          </w:r>
        </w:sdtContent>
      </w:sdt>
      <w:r w:rsidRPr="6A74112E" w:rsidR="1AC6A617">
        <w:rPr>
          <w:sz w:val="24"/>
          <w:szCs w:val="24"/>
        </w:rPr>
        <w:t xml:space="preserve"> </w:t>
      </w:r>
      <w:r w:rsidRPr="6A74112E" w:rsidR="1AC6A617">
        <w:rPr>
          <w:sz w:val="24"/>
          <w:szCs w:val="24"/>
        </w:rPr>
        <w:t xml:space="preserve">As we were supposed to create a multi-input model, we passed the tokenized input from the </w:t>
      </w:r>
      <w:r w:rsidRPr="6A74112E" w:rsidR="1AC6A617">
        <w:rPr>
          <w:sz w:val="24"/>
          <w:szCs w:val="24"/>
        </w:rPr>
        <w:t>DistilBERT</w:t>
      </w:r>
      <w:r w:rsidRPr="6A74112E" w:rsidR="1AC6A617">
        <w:rPr>
          <w:sz w:val="24"/>
          <w:szCs w:val="24"/>
        </w:rPr>
        <w:t xml:space="preserve"> layer even as an input to the </w:t>
      </w:r>
      <w:r w:rsidRPr="6A74112E" w:rsidR="1AC6A617">
        <w:rPr>
          <w:sz w:val="24"/>
          <w:szCs w:val="24"/>
        </w:rPr>
        <w:t>TextCNN</w:t>
      </w:r>
      <w:r w:rsidRPr="6A74112E" w:rsidR="1AC6A617">
        <w:rPr>
          <w:sz w:val="24"/>
          <w:szCs w:val="24"/>
        </w:rPr>
        <w:t xml:space="preserve"> layer so that they are both tokenized using the same tokenizer and both also have the same sequence lengths within them. The tokenized sentence sequence is then passed through the embedding layer and then through a custom set of filters to fetch local contextual information using CNN. The convoluted sequence is then passed through a </w:t>
      </w:r>
      <w:r w:rsidRPr="6A74112E" w:rsidR="1AC6A617">
        <w:rPr>
          <w:sz w:val="24"/>
          <w:szCs w:val="24"/>
        </w:rPr>
        <w:t>MaxPool</w:t>
      </w:r>
      <w:r w:rsidRPr="6A74112E" w:rsidR="1AC6A617">
        <w:rPr>
          <w:sz w:val="24"/>
          <w:szCs w:val="24"/>
        </w:rPr>
        <w:t xml:space="preserve"> layer to extract the most important feature as predicted by each filter type. The vectors are then concatenated to extract the most important overall features before </w:t>
      </w:r>
      <w:r w:rsidRPr="6A74112E" w:rsidR="06563934">
        <w:rPr>
          <w:sz w:val="24"/>
          <w:szCs w:val="24"/>
        </w:rPr>
        <w:t>being</w:t>
      </w:r>
      <w:r w:rsidRPr="6A74112E" w:rsidR="1AC6A617">
        <w:rPr>
          <w:sz w:val="24"/>
          <w:szCs w:val="24"/>
        </w:rPr>
        <w:t xml:space="preserve"> combined with the </w:t>
      </w:r>
      <w:r w:rsidRPr="6A74112E" w:rsidR="1AC6A617">
        <w:rPr>
          <w:sz w:val="24"/>
          <w:szCs w:val="24"/>
        </w:rPr>
        <w:t>DistilBERT</w:t>
      </w:r>
      <w:r w:rsidRPr="6A74112E" w:rsidR="1AC6A617">
        <w:rPr>
          <w:sz w:val="24"/>
          <w:szCs w:val="24"/>
        </w:rPr>
        <w:t xml:space="preserve"> layer’s output as an input to a combined model with a custom classifier. </w:t>
      </w:r>
    </w:p>
    <w:p w:rsidR="2097CD74" w:rsidP="6A74112E" w:rsidRDefault="2097CD74" w14:paraId="147D1A21" w14:textId="49A0DD04">
      <w:pPr>
        <w:tabs>
          <w:tab w:val="num" w:leader="none" w:pos="360"/>
        </w:tabs>
        <w:spacing w:line="276"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7FA588E" w:rsidP="6A74112E" w:rsidRDefault="57FA588E" w14:paraId="24AC2AD4" w14:textId="46448C8B">
      <w:pPr>
        <w:tabs>
          <w:tab w:val="num" w:leader="none" w:pos="360"/>
        </w:tabs>
        <w:spacing w:line="276" w:lineRule="auto"/>
        <w:ind w:firstLine="0"/>
        <w:jc w:val="both"/>
        <w:rPr>
          <w:rFonts w:ascii="Times New Roman" w:hAnsi="Times New Roman" w:eastAsia="Times New Roman" w:cs="Times New Roman"/>
          <w:noProof w:val="0"/>
          <w:sz w:val="24"/>
          <w:szCs w:val="24"/>
          <w:lang w:val="en-US"/>
        </w:rPr>
      </w:pPr>
      <w:r w:rsidR="510B6253">
        <w:drawing>
          <wp:inline wp14:editId="54B2AE0E" wp14:anchorId="764DAF8E">
            <wp:extent cx="5943600" cy="4933950"/>
            <wp:effectExtent l="0" t="0" r="0" b="0"/>
            <wp:docPr id="740330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0330495" name=""/>
                    <pic:cNvPicPr/>
                  </pic:nvPicPr>
                  <pic:blipFill>
                    <a:blip xmlns:r="http://schemas.openxmlformats.org/officeDocument/2006/relationships" r:embed="rId1020839088">
                      <a:extLst>
                        <a:ext xmlns:a="http://schemas.openxmlformats.org/drawingml/2006/main" uri="{28A0092B-C50C-407E-A947-70E740481C1C}">
                          <a14:useLocalDpi xmlns:a14="http://schemas.microsoft.com/office/drawing/2010/main" val="0"/>
                        </a:ext>
                      </a:extLst>
                    </a:blip>
                    <a:stretch>
                      <a:fillRect/>
                    </a:stretch>
                  </pic:blipFill>
                  <pic:spPr>
                    <a:xfrm>
                      <a:off x="0" y="0"/>
                      <a:ext cx="5943600" cy="4933950"/>
                    </a:xfrm>
                    <a:prstGeom prst="rect">
                      <a:avLst/>
                    </a:prstGeom>
                  </pic:spPr>
                </pic:pic>
              </a:graphicData>
            </a:graphic>
          </wp:inline>
        </w:drawing>
      </w:r>
    </w:p>
    <w:p w:rsidR="462F7376" w:rsidP="6A74112E" w:rsidRDefault="462F7376" w14:paraId="742AE713" w14:textId="254DBE6B">
      <w:pPr>
        <w:tabs>
          <w:tab w:val="num" w:leader="none" w:pos="360"/>
        </w:tabs>
        <w:spacing w:line="276" w:lineRule="auto"/>
        <w:ind w:firstLine="0"/>
        <w:jc w:val="center"/>
        <w:rPr>
          <w:rFonts w:ascii="Times New Roman" w:hAnsi="Times New Roman" w:eastAsia="Times New Roman" w:cs="Times New Roman"/>
          <w:noProof w:val="0"/>
          <w:sz w:val="24"/>
          <w:szCs w:val="24"/>
          <w:lang w:val="en-US"/>
        </w:rPr>
      </w:pPr>
      <w:r w:rsidRPr="6A74112E" w:rsidR="462F7376">
        <w:rPr>
          <w:rFonts w:ascii="Times New Roman" w:hAnsi="Times New Roman" w:eastAsia="Times New Roman" w:cs="Times New Roman"/>
          <w:noProof w:val="0"/>
          <w:sz w:val="24"/>
          <w:szCs w:val="24"/>
          <w:lang w:val="en-US"/>
        </w:rPr>
        <w:t>Final Network Architecture (Simplified)</w:t>
      </w:r>
    </w:p>
    <w:p w:rsidR="00BA31DA" w:rsidP="6A74112E" w:rsidRDefault="00BA31DA" w14:paraId="6810CBAC" w14:textId="65DB9A3C">
      <w:pPr>
        <w:pStyle w:val="Normal"/>
        <w:spacing w:line="276" w:lineRule="auto"/>
        <w:ind w:firstLine="360"/>
        <w:jc w:val="both"/>
        <w:rPr>
          <w:sz w:val="24"/>
          <w:szCs w:val="24"/>
        </w:rPr>
      </w:pPr>
      <w:r w:rsidRPr="6A74112E" w:rsidR="39A4AA4D">
        <w:rPr>
          <w:sz w:val="24"/>
          <w:szCs w:val="24"/>
        </w:rPr>
        <w:t xml:space="preserve">This combination </w:t>
      </w:r>
      <w:r w:rsidRPr="6A74112E" w:rsidR="61B7ABBC">
        <w:rPr>
          <w:sz w:val="24"/>
          <w:szCs w:val="24"/>
        </w:rPr>
        <w:t xml:space="preserve">of the two processing arms of </w:t>
      </w:r>
      <w:r w:rsidRPr="6A74112E" w:rsidR="61B7ABBC">
        <w:rPr>
          <w:sz w:val="24"/>
          <w:szCs w:val="24"/>
        </w:rPr>
        <w:t>DistilBERT</w:t>
      </w:r>
      <w:r w:rsidRPr="6A74112E" w:rsidR="61B7ABBC">
        <w:rPr>
          <w:sz w:val="24"/>
          <w:szCs w:val="24"/>
        </w:rPr>
        <w:t xml:space="preserve"> and </w:t>
      </w:r>
      <w:r w:rsidRPr="6A74112E" w:rsidR="61B7ABBC">
        <w:rPr>
          <w:sz w:val="24"/>
          <w:szCs w:val="24"/>
        </w:rPr>
        <w:t>TextCNN</w:t>
      </w:r>
      <w:r w:rsidRPr="6A74112E" w:rsidR="61B7ABBC">
        <w:rPr>
          <w:sz w:val="24"/>
          <w:szCs w:val="24"/>
        </w:rPr>
        <w:t xml:space="preserve"> </w:t>
      </w:r>
      <w:r w:rsidRPr="6A74112E" w:rsidR="39A4AA4D">
        <w:rPr>
          <w:sz w:val="24"/>
          <w:szCs w:val="24"/>
        </w:rPr>
        <w:t xml:space="preserve">was performed using the </w:t>
      </w:r>
      <w:r w:rsidRPr="6A74112E" w:rsidR="39A4AA4D">
        <w:rPr>
          <w:sz w:val="24"/>
          <w:szCs w:val="24"/>
        </w:rPr>
        <w:t>Keras</w:t>
      </w:r>
      <w:r w:rsidRPr="6A74112E" w:rsidR="39A4AA4D">
        <w:rPr>
          <w:sz w:val="24"/>
          <w:szCs w:val="24"/>
        </w:rPr>
        <w:t xml:space="preserve"> Sequential API</w:t>
      </w:r>
      <w:r w:rsidRPr="6A74112E" w:rsidR="39A4AA4D">
        <w:rPr>
          <w:sz w:val="24"/>
          <w:szCs w:val="24"/>
        </w:rPr>
        <w:t>.</w:t>
      </w:r>
      <w:r w:rsidRPr="6A74112E" w:rsidR="54FB7C5E">
        <w:rPr>
          <w:sz w:val="24"/>
          <w:szCs w:val="24"/>
        </w:rPr>
        <w:t xml:space="preserve"> Apart from using these two as the independent input arms, we also used some custom functions. They are:</w:t>
      </w:r>
    </w:p>
    <w:p w:rsidR="54FB7C5E" w:rsidP="6A74112E" w:rsidRDefault="54FB7C5E" w14:paraId="07C64D2D" w14:textId="5A0FD726">
      <w:pPr>
        <w:pStyle w:val="ListParagraph"/>
        <w:numPr>
          <w:ilvl w:val="0"/>
          <w:numId w:val="28"/>
        </w:numPr>
        <w:spacing w:line="276" w:lineRule="auto"/>
        <w:jc w:val="both"/>
        <w:rPr>
          <w:color w:val="000000" w:themeColor="text1" w:themeTint="FF" w:themeShade="FF"/>
          <w:sz w:val="24"/>
          <w:szCs w:val="24"/>
        </w:rPr>
      </w:pPr>
      <w:r w:rsidRPr="6A74112E" w:rsidR="54FB7C5E">
        <w:rPr>
          <w:color w:val="000000" w:themeColor="text1" w:themeTint="FF" w:themeShade="FF"/>
          <w:sz w:val="24"/>
          <w:szCs w:val="24"/>
        </w:rPr>
        <w:t>Custom Classifier Function</w:t>
      </w:r>
    </w:p>
    <w:p w:rsidR="54FB7C5E" w:rsidP="6A74112E" w:rsidRDefault="54FB7C5E" w14:paraId="7F5C6620" w14:textId="324F2172">
      <w:pPr>
        <w:pStyle w:val="ListParagraph"/>
        <w:numPr>
          <w:ilvl w:val="0"/>
          <w:numId w:val="28"/>
        </w:numPr>
        <w:spacing w:line="276" w:lineRule="auto"/>
        <w:jc w:val="both"/>
        <w:rPr>
          <w:color w:val="000000" w:themeColor="text1" w:themeTint="FF" w:themeShade="FF"/>
          <w:sz w:val="24"/>
          <w:szCs w:val="24"/>
        </w:rPr>
      </w:pPr>
      <w:r w:rsidRPr="6A74112E" w:rsidR="54FB7C5E">
        <w:rPr>
          <w:color w:val="000000" w:themeColor="text1" w:themeTint="FF" w:themeShade="FF"/>
          <w:sz w:val="24"/>
          <w:szCs w:val="24"/>
        </w:rPr>
        <w:t>Custom Loss Function</w:t>
      </w:r>
    </w:p>
    <w:p w:rsidR="54FB7C5E" w:rsidP="6A74112E" w:rsidRDefault="54FB7C5E" w14:paraId="20A4BA74" w14:textId="6912D6BB">
      <w:pPr>
        <w:pStyle w:val="ListParagraph"/>
        <w:numPr>
          <w:ilvl w:val="0"/>
          <w:numId w:val="28"/>
        </w:numPr>
        <w:spacing w:line="276" w:lineRule="auto"/>
        <w:jc w:val="both"/>
        <w:rPr>
          <w:color w:val="000000" w:themeColor="text1" w:themeTint="FF" w:themeShade="FF"/>
          <w:sz w:val="24"/>
          <w:szCs w:val="24"/>
        </w:rPr>
      </w:pPr>
      <w:r w:rsidRPr="6A74112E" w:rsidR="54FB7C5E">
        <w:rPr>
          <w:color w:val="000000" w:themeColor="text1" w:themeTint="FF" w:themeShade="FF"/>
          <w:sz w:val="24"/>
          <w:szCs w:val="24"/>
        </w:rPr>
        <w:t>Custom Learning Rate Function</w:t>
      </w:r>
    </w:p>
    <w:p w:rsidR="684585FA" w:rsidP="6A74112E" w:rsidRDefault="684585FA" w14:paraId="34FB602A" w14:textId="27F08C15">
      <w:pPr>
        <w:pStyle w:val="ListParagraph"/>
        <w:numPr>
          <w:ilvl w:val="0"/>
          <w:numId w:val="28"/>
        </w:numPr>
        <w:spacing w:line="276" w:lineRule="auto"/>
        <w:jc w:val="both"/>
        <w:rPr>
          <w:color w:val="000000" w:themeColor="text1" w:themeTint="FF" w:themeShade="FF"/>
          <w:sz w:val="24"/>
          <w:szCs w:val="24"/>
        </w:rPr>
      </w:pPr>
      <w:r w:rsidRPr="6A74112E" w:rsidR="684585FA">
        <w:rPr>
          <w:color w:val="000000" w:themeColor="text1" w:themeTint="FF" w:themeShade="FF"/>
          <w:sz w:val="24"/>
          <w:szCs w:val="24"/>
        </w:rPr>
        <w:t>Custom Metrics Function</w:t>
      </w:r>
    </w:p>
    <w:p w:rsidR="00BA31DA" w:rsidP="6A74112E" w:rsidRDefault="00BA31DA" w14:paraId="5924FB7B" w14:textId="3A44AA6B">
      <w:pPr>
        <w:spacing w:line="276" w:lineRule="auto"/>
        <w:ind w:firstLine="360"/>
        <w:jc w:val="both"/>
        <w:rPr>
          <w:sz w:val="24"/>
          <w:szCs w:val="24"/>
        </w:rPr>
      </w:pPr>
      <w:r w:rsidRPr="6A74112E" w:rsidR="472AB2B3">
        <w:rPr>
          <w:sz w:val="24"/>
          <w:szCs w:val="24"/>
        </w:rPr>
        <w:t>For classification, we used a custom classifier function</w:t>
      </w:r>
      <w:r w:rsidRPr="6A74112E" w:rsidR="576CA10F">
        <w:rPr>
          <w:sz w:val="24"/>
          <w:szCs w:val="24"/>
        </w:rPr>
        <w:t xml:space="preserve">, </w:t>
      </w:r>
      <w:r w:rsidRPr="6A74112E" w:rsidR="576CA10F">
        <w:rPr>
          <w:rFonts w:ascii="Times New Roman" w:hAnsi="Arial Unicode MS" w:eastAsia="Arial Unicode MS" w:cs="Arial Unicode MS"/>
          <w:b w:val="0"/>
          <w:bCs w:val="0"/>
          <w:noProof w:val="0"/>
          <w:sz w:val="24"/>
          <w:szCs w:val="24"/>
          <w:lang w:val="en-US"/>
        </w:rPr>
        <w:t>CustomClassifierLayer</w:t>
      </w:r>
      <w:r w:rsidRPr="6A74112E" w:rsidR="472AB2B3">
        <w:rPr>
          <w:sz w:val="24"/>
          <w:szCs w:val="24"/>
        </w:rPr>
        <w:t xml:space="preserve">. The original code structured a custom classifier in the </w:t>
      </w:r>
      <w:r w:rsidRPr="6A74112E" w:rsidR="472AB2B3">
        <w:rPr>
          <w:sz w:val="24"/>
          <w:szCs w:val="24"/>
        </w:rPr>
        <w:t>appropriate mechanism</w:t>
      </w:r>
      <w:r w:rsidRPr="6A74112E" w:rsidR="472AB2B3">
        <w:rPr>
          <w:sz w:val="24"/>
          <w:szCs w:val="24"/>
        </w:rPr>
        <w:t xml:space="preserve"> for the Estimators API, and we had to migrate this to something </w:t>
      </w:r>
      <w:r w:rsidRPr="6A74112E" w:rsidR="472AB2B3">
        <w:rPr>
          <w:sz w:val="24"/>
          <w:szCs w:val="24"/>
        </w:rPr>
        <w:t>appropriate for</w:t>
      </w:r>
      <w:r w:rsidRPr="6A74112E" w:rsidR="472AB2B3">
        <w:rPr>
          <w:sz w:val="24"/>
          <w:szCs w:val="24"/>
        </w:rPr>
        <w:t xml:space="preserve"> the </w:t>
      </w:r>
      <w:r w:rsidRPr="6A74112E" w:rsidR="472AB2B3">
        <w:rPr>
          <w:sz w:val="24"/>
          <w:szCs w:val="24"/>
        </w:rPr>
        <w:t>Keras</w:t>
      </w:r>
      <w:r w:rsidRPr="6A74112E" w:rsidR="472AB2B3">
        <w:rPr>
          <w:sz w:val="24"/>
          <w:szCs w:val="24"/>
        </w:rPr>
        <w:t xml:space="preserve"> API while also making the implementation appropriate for our model</w:t>
      </w:r>
      <w:r w:rsidRPr="6A74112E" w:rsidR="472AB2B3">
        <w:rPr>
          <w:sz w:val="24"/>
          <w:szCs w:val="24"/>
        </w:rPr>
        <w:t xml:space="preserve">. </w:t>
      </w:r>
      <w:r w:rsidRPr="6A74112E" w:rsidR="6A58B714">
        <w:rPr>
          <w:sz w:val="24"/>
          <w:szCs w:val="24"/>
        </w:rPr>
        <w:t xml:space="preserve"> </w:t>
      </w:r>
      <w:r w:rsidRPr="6A74112E" w:rsidR="6A58B714">
        <w:rPr>
          <w:sz w:val="24"/>
          <w:szCs w:val="24"/>
        </w:rPr>
        <w:t xml:space="preserve">In this class, we initialize the output weights to a small number based on the number of labels that exist in the model – the number of emotion categories. We do something similar for bias but initialized to zeroes. It then uses the </w:t>
      </w:r>
      <w:r w:rsidRPr="6A74112E" w:rsidR="6A58B714">
        <w:rPr>
          <w:sz w:val="24"/>
          <w:szCs w:val="24"/>
        </w:rPr>
        <w:t>matmul</w:t>
      </w:r>
      <w:r w:rsidRPr="6A74112E" w:rsidR="6A58B714">
        <w:rPr>
          <w:sz w:val="24"/>
          <w:szCs w:val="24"/>
        </w:rPr>
        <w:t xml:space="preserve"> and </w:t>
      </w:r>
      <w:r w:rsidRPr="6A74112E" w:rsidR="6A58B714">
        <w:rPr>
          <w:sz w:val="24"/>
          <w:szCs w:val="24"/>
        </w:rPr>
        <w:t>biasadd</w:t>
      </w:r>
      <w:r w:rsidRPr="6A74112E" w:rsidR="6A58B714">
        <w:rPr>
          <w:sz w:val="24"/>
          <w:szCs w:val="24"/>
        </w:rPr>
        <w:t xml:space="preserve"> functions to perform the equivalent of a Dense layer functionality, but without </w:t>
      </w:r>
      <w:r w:rsidRPr="6A74112E" w:rsidR="6A58B714">
        <w:rPr>
          <w:sz w:val="24"/>
          <w:szCs w:val="24"/>
        </w:rPr>
        <w:t>utilizing</w:t>
      </w:r>
      <w:r w:rsidRPr="6A74112E" w:rsidR="6A58B714">
        <w:rPr>
          <w:sz w:val="24"/>
          <w:szCs w:val="24"/>
        </w:rPr>
        <w:t xml:space="preserve"> a specific activation function so that the code has more control over the weights, and we introduce the activation layer. All of this is identical in functionality to the original, we just migrated it to compatible APIs.</w:t>
      </w:r>
    </w:p>
    <w:p w:rsidR="00BA31DA" w:rsidP="6A74112E" w:rsidRDefault="00BA31DA" w14:paraId="0930B9E3" w14:textId="143A5D4C">
      <w:pPr>
        <w:spacing w:line="276" w:lineRule="auto"/>
        <w:ind w:firstLine="360"/>
        <w:jc w:val="both"/>
        <w:rPr>
          <w:sz w:val="24"/>
          <w:szCs w:val="24"/>
        </w:rPr>
      </w:pPr>
      <w:r w:rsidRPr="6A74112E" w:rsidR="6A58B714">
        <w:rPr>
          <w:sz w:val="24"/>
          <w:szCs w:val="24"/>
        </w:rPr>
        <w:t xml:space="preserve">Additionally, we perform classification weights, bias, and regularization functionality through our custom loss function, </w:t>
      </w:r>
      <w:r w:rsidRPr="6A74112E" w:rsidR="6A58B714">
        <w:rPr>
          <w:sz w:val="24"/>
          <w:szCs w:val="24"/>
        </w:rPr>
        <w:t>RegularizedClassificationLoss</w:t>
      </w:r>
      <w:r w:rsidRPr="6A74112E" w:rsidR="6A58B714">
        <w:rPr>
          <w:sz w:val="24"/>
          <w:szCs w:val="24"/>
        </w:rPr>
        <w:t xml:space="preserve">. </w:t>
      </w:r>
      <w:r w:rsidRPr="6A74112E" w:rsidR="271CC999">
        <w:rPr>
          <w:sz w:val="24"/>
          <w:szCs w:val="24"/>
        </w:rPr>
        <w:t xml:space="preserve">The original code included the ability to run training for both </w:t>
      </w:r>
      <w:r w:rsidRPr="6A74112E" w:rsidR="271CC999">
        <w:rPr>
          <w:sz w:val="24"/>
          <w:szCs w:val="24"/>
        </w:rPr>
        <w:t>multi</w:t>
      </w:r>
      <w:r w:rsidRPr="6A74112E" w:rsidR="7F8454A3">
        <w:rPr>
          <w:sz w:val="24"/>
          <w:szCs w:val="24"/>
        </w:rPr>
        <w:t>-</w:t>
      </w:r>
      <w:r w:rsidRPr="6A74112E" w:rsidR="271CC999">
        <w:rPr>
          <w:sz w:val="24"/>
          <w:szCs w:val="24"/>
        </w:rPr>
        <w:t>label</w:t>
      </w:r>
      <w:r w:rsidRPr="6A74112E" w:rsidR="271CC999">
        <w:rPr>
          <w:sz w:val="24"/>
          <w:szCs w:val="24"/>
        </w:rPr>
        <w:t xml:space="preserve"> and single label training tasks and we preserved that behavior, but for our analysis, we only considered the multilabel results. For multilabel problems, we used sigmoid, as in the original </w:t>
      </w:r>
      <w:r w:rsidRPr="6A74112E" w:rsidR="271CC999">
        <w:rPr>
          <w:sz w:val="24"/>
          <w:szCs w:val="24"/>
        </w:rPr>
        <w:t>code, since</w:t>
      </w:r>
      <w:r w:rsidRPr="6A74112E" w:rsidR="271CC999">
        <w:rPr>
          <w:sz w:val="24"/>
          <w:szCs w:val="24"/>
        </w:rPr>
        <w:t xml:space="preserve"> that is the </w:t>
      </w:r>
      <w:r w:rsidRPr="6A74112E" w:rsidR="271CC999">
        <w:rPr>
          <w:sz w:val="24"/>
          <w:szCs w:val="24"/>
        </w:rPr>
        <w:t>appropriate activation</w:t>
      </w:r>
      <w:r w:rsidRPr="6A74112E" w:rsidR="271CC999">
        <w:rPr>
          <w:sz w:val="24"/>
          <w:szCs w:val="24"/>
        </w:rPr>
        <w:t xml:space="preserve"> function to use on outputs for multilabel classification. For single label, it would use </w:t>
      </w:r>
      <w:r w:rsidRPr="6A74112E" w:rsidR="2661DAE3">
        <w:rPr>
          <w:sz w:val="24"/>
          <w:szCs w:val="24"/>
        </w:rPr>
        <w:t>SoftMax</w:t>
      </w:r>
      <w:r w:rsidRPr="6A74112E" w:rsidR="271CC999">
        <w:rPr>
          <w:sz w:val="24"/>
          <w:szCs w:val="24"/>
        </w:rPr>
        <w:t xml:space="preserve">. This is used to calculate the cross-entropy loss, or the difference between </w:t>
      </w:r>
      <w:r w:rsidRPr="6A74112E" w:rsidR="271CC999">
        <w:rPr>
          <w:sz w:val="24"/>
          <w:szCs w:val="24"/>
        </w:rPr>
        <w:t>actual</w:t>
      </w:r>
      <w:r w:rsidRPr="6A74112E" w:rsidR="271CC999">
        <w:rPr>
          <w:sz w:val="24"/>
          <w:szCs w:val="24"/>
        </w:rPr>
        <w:t xml:space="preserve"> </w:t>
      </w:r>
      <w:r w:rsidRPr="6A74112E" w:rsidR="271CC999">
        <w:rPr>
          <w:sz w:val="24"/>
          <w:szCs w:val="24"/>
        </w:rPr>
        <w:t>true labels and what the model predicted.</w:t>
      </w:r>
      <w:r w:rsidRPr="6A74112E" w:rsidR="7AA63C65">
        <w:rPr>
          <w:sz w:val="24"/>
          <w:szCs w:val="24"/>
        </w:rPr>
        <w:t xml:space="preserve"> We added a weighted-loss function on top of the base loss to account for the class imbalance within the data set.</w:t>
      </w:r>
      <w:r w:rsidRPr="6A74112E" w:rsidR="193E2DF5">
        <w:rPr>
          <w:sz w:val="24"/>
          <w:szCs w:val="24"/>
        </w:rPr>
        <w:t xml:space="preserve"> This weighted-loss function penalizes the model for any wrong predictions for a minority class inv</w:t>
      </w:r>
      <w:r w:rsidRPr="6A74112E" w:rsidR="0A71968D">
        <w:rPr>
          <w:sz w:val="24"/>
          <w:szCs w:val="24"/>
        </w:rPr>
        <w:t>ersely proportional to the count of the minority class within the dataset.</w:t>
      </w:r>
    </w:p>
    <w:p w:rsidR="00BA31DA" w:rsidP="6A74112E" w:rsidRDefault="00BA31DA" w14:paraId="7EFE09DB" w14:textId="0EAD665D">
      <w:pPr>
        <w:spacing w:line="276" w:lineRule="auto"/>
        <w:ind w:firstLine="360"/>
        <w:jc w:val="both"/>
        <w:rPr>
          <w:sz w:val="24"/>
          <w:szCs w:val="24"/>
        </w:rPr>
      </w:pPr>
      <w:r w:rsidRPr="6A74112E" w:rsidR="3862B27C">
        <w:rPr>
          <w:sz w:val="24"/>
          <w:szCs w:val="24"/>
        </w:rPr>
        <w:t xml:space="preserve">The loss function also </w:t>
      </w:r>
      <w:r w:rsidRPr="6A74112E" w:rsidR="3862B27C">
        <w:rPr>
          <w:sz w:val="24"/>
          <w:szCs w:val="24"/>
        </w:rPr>
        <w:t>utilizes</w:t>
      </w:r>
      <w:r w:rsidRPr="6A74112E" w:rsidR="278D6E24">
        <w:rPr>
          <w:sz w:val="24"/>
          <w:szCs w:val="24"/>
        </w:rPr>
        <w:t xml:space="preserve"> the </w:t>
      </w:r>
      <w:r w:rsidRPr="6A74112E" w:rsidR="271CC999">
        <w:rPr>
          <w:sz w:val="24"/>
          <w:szCs w:val="24"/>
        </w:rPr>
        <w:t>relationships between sentiment (emotions and their positive/negative categories) and correlation</w:t>
      </w:r>
      <w:r w:rsidRPr="6A74112E" w:rsidR="76B996A1">
        <w:rPr>
          <w:sz w:val="24"/>
          <w:szCs w:val="24"/>
        </w:rPr>
        <w:t xml:space="preserve"> </w:t>
      </w:r>
      <w:r w:rsidRPr="6A74112E" w:rsidR="25BE5B33">
        <w:rPr>
          <w:sz w:val="24"/>
          <w:szCs w:val="24"/>
        </w:rPr>
        <w:t>between emotions</w:t>
      </w:r>
      <w:r w:rsidRPr="6A74112E" w:rsidR="271CC999">
        <w:rPr>
          <w:sz w:val="24"/>
          <w:szCs w:val="24"/>
        </w:rPr>
        <w:t>, to regularize the output</w:t>
      </w:r>
      <w:r w:rsidRPr="6A74112E" w:rsidR="3A87D825">
        <w:rPr>
          <w:sz w:val="24"/>
          <w:szCs w:val="24"/>
        </w:rPr>
        <w:t xml:space="preserve"> by creating a final loss value</w:t>
      </w:r>
      <w:r w:rsidRPr="6A74112E" w:rsidR="271CC999">
        <w:rPr>
          <w:sz w:val="24"/>
          <w:szCs w:val="24"/>
        </w:rPr>
        <w:t xml:space="preserve">. The assumption is that if different emotion categories </w:t>
      </w:r>
      <w:r w:rsidRPr="6A74112E" w:rsidR="271CC999">
        <w:rPr>
          <w:sz w:val="24"/>
          <w:szCs w:val="24"/>
        </w:rPr>
        <w:t>seem to be</w:t>
      </w:r>
      <w:r w:rsidRPr="6A74112E" w:rsidR="271CC999">
        <w:rPr>
          <w:sz w:val="24"/>
          <w:szCs w:val="24"/>
        </w:rPr>
        <w:t xml:space="preserve"> similar or related, we would expect the probabilities to be similar, so the results of those calculations should be used to affect the final cross-entropy loss value. The original code also supported using entailment for this, but since </w:t>
      </w:r>
      <w:r w:rsidRPr="6A74112E" w:rsidR="271CC999">
        <w:rPr>
          <w:sz w:val="24"/>
          <w:szCs w:val="24"/>
        </w:rPr>
        <w:t>DistilBERT</w:t>
      </w:r>
      <w:r w:rsidRPr="6A74112E" w:rsidR="271CC999">
        <w:rPr>
          <w:sz w:val="24"/>
          <w:szCs w:val="24"/>
        </w:rPr>
        <w:t xml:space="preserve"> was not trained to account for this, reference to entailment were removed from our code.</w:t>
      </w:r>
    </w:p>
    <w:p w:rsidR="00BA31DA" w:rsidP="6A74112E" w:rsidRDefault="00BA31DA" w14:paraId="23C274CA" w14:textId="793B10C7">
      <w:pPr>
        <w:pStyle w:val="Normal"/>
        <w:spacing w:line="276" w:lineRule="auto"/>
        <w:ind w:firstLine="360"/>
        <w:jc w:val="both"/>
        <w:rPr>
          <w:sz w:val="24"/>
          <w:szCs w:val="24"/>
        </w:rPr>
      </w:pPr>
      <w:r w:rsidRPr="6A74112E" w:rsidR="41ADEFCA">
        <w:rPr>
          <w:sz w:val="24"/>
          <w:szCs w:val="24"/>
        </w:rPr>
        <w:t xml:space="preserve">For the optimizer, the original code used a customized version of Adam, but upon examination of their implementation, we realized they were just implementing </w:t>
      </w:r>
      <w:r w:rsidRPr="6A74112E" w:rsidR="41ADEFCA">
        <w:rPr>
          <w:sz w:val="24"/>
          <w:szCs w:val="24"/>
        </w:rPr>
        <w:t>AdamW</w:t>
      </w:r>
      <w:r w:rsidRPr="6A74112E" w:rsidR="41ADEFCA">
        <w:rPr>
          <w:sz w:val="24"/>
          <w:szCs w:val="24"/>
        </w:rPr>
        <w:t xml:space="preserve">, so we swapped to use the </w:t>
      </w:r>
      <w:r w:rsidRPr="6A74112E" w:rsidR="41ADEFCA">
        <w:rPr>
          <w:sz w:val="24"/>
          <w:szCs w:val="24"/>
        </w:rPr>
        <w:t>AdamW</w:t>
      </w:r>
      <w:r w:rsidRPr="6A74112E" w:rsidR="41ADEFCA">
        <w:rPr>
          <w:sz w:val="24"/>
          <w:szCs w:val="24"/>
        </w:rPr>
        <w:t xml:space="preserve"> optimizer and set it to use the same parameters the original code was defining. </w:t>
      </w:r>
      <w:r w:rsidRPr="6A74112E" w:rsidR="41ADEFCA">
        <w:rPr>
          <w:sz w:val="24"/>
          <w:szCs w:val="24"/>
        </w:rPr>
        <w:t>AdamW</w:t>
      </w:r>
      <w:r w:rsidRPr="6A74112E" w:rsidR="41ADEFCA">
        <w:rPr>
          <w:sz w:val="24"/>
          <w:szCs w:val="24"/>
        </w:rPr>
        <w:t xml:space="preserve"> is particularly useful in models where you want more control over the weight decay and </w:t>
      </w:r>
      <w:r w:rsidRPr="6A74112E" w:rsidR="143AE801">
        <w:rPr>
          <w:sz w:val="24"/>
          <w:szCs w:val="24"/>
        </w:rPr>
        <w:t xml:space="preserve">is </w:t>
      </w:r>
      <w:r w:rsidRPr="6A74112E" w:rsidR="41ADEFCA">
        <w:rPr>
          <w:sz w:val="24"/>
          <w:szCs w:val="24"/>
        </w:rPr>
        <w:t>recommended over</w:t>
      </w:r>
      <w:r w:rsidRPr="6A74112E" w:rsidR="41ADEFCA">
        <w:rPr>
          <w:sz w:val="24"/>
          <w:szCs w:val="24"/>
        </w:rPr>
        <w:t xml:space="preserve"> Adam for BERT models specifically. </w:t>
      </w:r>
    </w:p>
    <w:p w:rsidR="00BA31DA" w:rsidP="6A74112E" w:rsidRDefault="00BA31DA" w14:paraId="2C2B6E19" w14:textId="5A14C3B8">
      <w:pPr>
        <w:pStyle w:val="Normal"/>
        <w:spacing w:line="276" w:lineRule="auto"/>
        <w:ind w:firstLine="360"/>
        <w:jc w:val="both"/>
        <w:rPr>
          <w:sz w:val="24"/>
          <w:szCs w:val="24"/>
        </w:rPr>
      </w:pPr>
      <w:r w:rsidRPr="6A74112E" w:rsidR="41ADEFCA">
        <w:rPr>
          <w:sz w:val="24"/>
          <w:szCs w:val="24"/>
        </w:rPr>
        <w:t xml:space="preserve">The original model also used a custom learning schedule in their optimizer, which we recreated in the </w:t>
      </w:r>
      <w:r w:rsidRPr="6A74112E" w:rsidR="41ADEFCA">
        <w:rPr>
          <w:sz w:val="24"/>
          <w:szCs w:val="24"/>
        </w:rPr>
        <w:t>WarmUpAndDecaySchedule</w:t>
      </w:r>
      <w:r w:rsidRPr="6A74112E" w:rsidR="41ADEFCA">
        <w:rPr>
          <w:sz w:val="24"/>
          <w:szCs w:val="24"/>
        </w:rPr>
        <w:t xml:space="preserve"> class. This implements a linear learning rate schedule for the </w:t>
      </w:r>
      <w:r w:rsidRPr="6A74112E" w:rsidR="41ADEFCA">
        <w:rPr>
          <w:sz w:val="24"/>
          <w:szCs w:val="24"/>
        </w:rPr>
        <w:t>AdamW</w:t>
      </w:r>
      <w:r w:rsidRPr="6A74112E" w:rsidR="41ADEFCA">
        <w:rPr>
          <w:sz w:val="24"/>
          <w:szCs w:val="24"/>
        </w:rPr>
        <w:t xml:space="preserve"> optimizer – it first warms up based on the </w:t>
      </w:r>
      <w:r w:rsidRPr="6A74112E" w:rsidR="41ADEFCA">
        <w:rPr>
          <w:sz w:val="24"/>
          <w:szCs w:val="24"/>
        </w:rPr>
        <w:t>num_warmup_steps</w:t>
      </w:r>
      <w:r w:rsidRPr="6A74112E" w:rsidR="41ADEFCA">
        <w:rPr>
          <w:sz w:val="24"/>
          <w:szCs w:val="24"/>
        </w:rPr>
        <w:t xml:space="preserve"> parameter passed it, then it decays to zero over the rest of the training process. </w:t>
      </w:r>
      <w:r w:rsidRPr="6A74112E" w:rsidR="41ADEFCA">
        <w:rPr>
          <w:sz w:val="24"/>
          <w:szCs w:val="24"/>
        </w:rPr>
        <w:t>The goal of this sort of schedule is to enforce learning stability at the start of model training (during the warmup steps), and to encourage the model to actually converge successfully during the decay steps.</w:t>
      </w:r>
    </w:p>
    <w:p w:rsidR="00BA31DA" w:rsidP="6A74112E" w:rsidRDefault="00BA31DA" w14:paraId="54098B89" w14:textId="5B04DC24">
      <w:pPr>
        <w:pStyle w:val="Normal"/>
        <w:spacing w:line="276" w:lineRule="auto"/>
        <w:ind w:firstLine="360"/>
        <w:jc w:val="both"/>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pPr>
      <w:r w:rsidRPr="6A74112E" w:rsidR="412F3939">
        <w:rPr>
          <w:sz w:val="24"/>
          <w:szCs w:val="24"/>
        </w:rPr>
        <w:t xml:space="preserve">Finally, we implemented a custom F1 score metrics function. </w:t>
      </w:r>
      <w:r w:rsidRPr="6A74112E" w:rsidR="412F3939">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Standard F1 metrics are better for single-label problems and a weighted F1 score metric is better suited for multi-label class imbalanced cases</w:t>
      </w:r>
      <w:r w:rsidRPr="6A74112E" w:rsidR="278F6C88">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 xml:space="preserve"> as a prediction could be positive for multiple classes together. Therefore, a custom metric helps calculate the right</w:t>
      </w:r>
      <w:r w:rsidRPr="6A74112E" w:rsidR="1BE07E9C">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 xml:space="preserve"> F1-score considering the True Positive, True Negative, False Positive, False Negatives across each of the classes. </w:t>
      </w:r>
      <w:r w:rsidRPr="6A74112E" w:rsidR="4FAA4702">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Additionally, having a custom F1-score</w:t>
      </w:r>
      <w:r w:rsidRPr="6A74112E" w:rsidR="6ACAE0F5">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 xml:space="preserve"> for an </w:t>
      </w:r>
      <w:r w:rsidRPr="6A74112E" w:rsidR="6ACAE0F5">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imbalanced dataset</w:t>
      </w:r>
      <w:r w:rsidRPr="6A74112E" w:rsidR="6ACAE0F5">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 xml:space="preserve"> allows the measurement of scores across different averaging methods (micro, macro, weighted)</w:t>
      </w:r>
      <w:r w:rsidRPr="6A74112E" w:rsidR="2987A4EB">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w:t>
      </w:r>
      <w:r w:rsidRPr="6A74112E" w:rsidR="0D3FCAE0">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 xml:space="preserve"> accurately</w:t>
      </w:r>
      <w:r w:rsidRPr="6A74112E" w:rsidR="0D3FCAE0">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 xml:space="preserve"> providing different information</w:t>
      </w:r>
      <w:r w:rsidRPr="6A74112E" w:rsidR="15D6966C">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 xml:space="preserve"> for each averaging method.</w:t>
      </w:r>
    </w:p>
    <w:p w:rsidR="0E5E991B" w:rsidP="6A74112E" w:rsidRDefault="0E5E991B" w14:paraId="3323A375" w14:textId="29D840CE">
      <w:pPr>
        <w:pStyle w:val="Normal"/>
        <w:spacing w:line="276" w:lineRule="auto"/>
        <w:ind w:firstLine="360"/>
        <w:jc w:val="both"/>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pPr>
      <w:r w:rsidRPr="6A74112E" w:rsidR="0E5E991B">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 xml:space="preserve">The </w:t>
      </w:r>
      <w:r w:rsidRPr="6A74112E" w:rsidR="58F5314F">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 xml:space="preserve">complete labeled dataset was split into 80% for training, 10% for validation and 10% for test data. The model was run with </w:t>
      </w:r>
      <w:r w:rsidRPr="6A74112E" w:rsidR="177FCA0B">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 xml:space="preserve">an epoch count of 20 with an early stopping </w:t>
      </w:r>
      <w:r w:rsidRPr="6A74112E" w:rsidR="224B418A">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enabled to prevent overfitting.</w:t>
      </w:r>
      <w:r w:rsidRPr="6A74112E" w:rsidR="47E074A4">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47E074A4">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After the training of the model was completed, it had to predict the emotion classes for a previously unseen test dataset.</w:t>
      </w:r>
      <w:r w:rsidRPr="6A74112E" w:rsidR="47E074A4">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 xml:space="preserve"> </w:t>
      </w:r>
      <w:r w:rsidRPr="6A74112E" w:rsidR="318A1F8F">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 xml:space="preserve">The results of the model’s prediction over test dataset </w:t>
      </w:r>
      <w:r w:rsidRPr="6A74112E" w:rsidR="1A1CE305">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were</w:t>
      </w:r>
      <w:r w:rsidRPr="6A74112E" w:rsidR="318A1F8F">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 xml:space="preserve"> analyzed to gather better understanding about the model’s performance on new data </w:t>
      </w:r>
      <w:r w:rsidRPr="6A74112E" w:rsidR="318A1F8F">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whereas</w:t>
      </w:r>
      <w:r w:rsidRPr="6A74112E" w:rsidR="318A1F8F">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 xml:space="preserve"> the test and validation loss compa</w:t>
      </w:r>
      <w:r w:rsidRPr="6A74112E" w:rsidR="697E333D">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rison derived during training was used to understand how well the model learned over epoch.</w:t>
      </w:r>
      <w:r w:rsidRPr="6A74112E" w:rsidR="224B418A">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t xml:space="preserve"> </w:t>
      </w:r>
    </w:p>
    <w:p w:rsidR="6A74112E" w:rsidP="6A74112E" w:rsidRDefault="6A74112E" w14:paraId="20BF8F16" w14:textId="2BCA80F1">
      <w:pPr>
        <w:pStyle w:val="Normal"/>
        <w:spacing w:line="276" w:lineRule="auto"/>
        <w:ind w:firstLine="360"/>
        <w:jc w:val="both"/>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pPr>
    </w:p>
    <w:p w:rsidR="29DE9082" w:rsidP="6A74112E" w:rsidRDefault="29DE9082" w14:paraId="45775CF4" w14:textId="704C5115">
      <w:pPr>
        <w:spacing w:line="276" w:lineRule="auto"/>
        <w:ind w:firstLine="0"/>
        <w:jc w:val="both"/>
        <w:rPr>
          <w:sz w:val="24"/>
          <w:szCs w:val="24"/>
        </w:rPr>
      </w:pPr>
      <w:r w:rsidR="29DE9082">
        <w:drawing>
          <wp:inline wp14:editId="53EFCA7E" wp14:anchorId="59391675">
            <wp:extent cx="5943600" cy="4924425"/>
            <wp:effectExtent l="0" t="0" r="0" b="0"/>
            <wp:docPr id="1424318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0755900" name=""/>
                    <pic:cNvPicPr/>
                  </pic:nvPicPr>
                  <pic:blipFill>
                    <a:blip xmlns:r="http://schemas.openxmlformats.org/officeDocument/2006/relationships" r:embed="rId447783004">
                      <a:extLst>
                        <a:ext xmlns:a="http://schemas.openxmlformats.org/drawingml/2006/main" uri="{28A0092B-C50C-407E-A947-70E740481C1C}">
                          <a14:useLocalDpi xmlns:a14="http://schemas.microsoft.com/office/drawing/2010/main" val="0"/>
                        </a:ext>
                      </a:extLst>
                    </a:blip>
                    <a:stretch>
                      <a:fillRect/>
                    </a:stretch>
                  </pic:blipFill>
                  <pic:spPr>
                    <a:xfrm>
                      <a:off x="0" y="0"/>
                      <a:ext cx="5943600" cy="4924425"/>
                    </a:xfrm>
                    <a:prstGeom prst="rect">
                      <a:avLst/>
                    </a:prstGeom>
                  </pic:spPr>
                </pic:pic>
              </a:graphicData>
            </a:graphic>
          </wp:inline>
        </w:drawing>
      </w:r>
    </w:p>
    <w:p w:rsidR="29DE9082" w:rsidP="6A74112E" w:rsidRDefault="29DE9082" w14:paraId="2A8C6679" w14:textId="5D7D5770">
      <w:pPr>
        <w:spacing w:line="276" w:lineRule="auto"/>
        <w:ind w:firstLine="0"/>
        <w:jc w:val="both"/>
        <w:rPr>
          <w:sz w:val="24"/>
          <w:szCs w:val="24"/>
        </w:rPr>
      </w:pPr>
      <w:r w:rsidRPr="6A74112E" w:rsidR="29DE9082">
        <w:rPr>
          <w:sz w:val="24"/>
          <w:szCs w:val="24"/>
        </w:rPr>
        <w:t>As we can see from the train and validation graphs, the loss was slowly on an increasing trend and that the AUC as well as the weighted F1-scores were plateauing. Due to the early stopping functionality included in the model training steps, the training ends after 7 epochs. While the graphs show a high accuracy, for multi-label models' accuracy is not a good indicator as it cannot measure partial correctness. For example, in this case the high accuracy of 0.965 could be due to the absence of certain classes and not due to the correct prediction of the right class.</w:t>
      </w:r>
    </w:p>
    <w:p w:rsidR="6A74112E" w:rsidP="6A74112E" w:rsidRDefault="6A74112E" w14:paraId="6E8F8FEA" w14:textId="65AAD79B">
      <w:pPr>
        <w:pStyle w:val="Normal"/>
        <w:spacing w:line="276" w:lineRule="auto"/>
        <w:ind w:firstLine="360"/>
        <w:jc w:val="both"/>
        <w:rPr>
          <w:rFonts w:ascii="Times New Roman" w:hAnsi="Arial Unicode MS" w:eastAsia="Arial Unicode MS" w:cs="Arial Unicode MS"/>
          <w:b w:val="0"/>
          <w:bCs w:val="0"/>
          <w:i w:val="0"/>
          <w:iCs w:val="0"/>
          <w:caps w:val="0"/>
          <w:smallCaps w:val="0"/>
          <w:strike w:val="0"/>
          <w:dstrike w:val="0"/>
          <w:noProof w:val="0"/>
          <w:color w:val="000000" w:themeColor="text1" w:themeTint="FF" w:themeShade="FF"/>
          <w:sz w:val="24"/>
          <w:szCs w:val="24"/>
          <w:u w:val="none"/>
          <w:lang w:val="en-US"/>
        </w:rPr>
      </w:pPr>
    </w:p>
    <w:p w:rsidR="231D3CB2" w:rsidP="6A74112E" w:rsidRDefault="231D3CB2" w14:paraId="7501E53F" w14:textId="01AA90ED">
      <w:pPr>
        <w:pStyle w:val="Normal"/>
        <w:spacing w:line="276" w:lineRule="auto"/>
        <w:ind w:firstLine="432"/>
        <w:jc w:val="both"/>
        <w:rPr>
          <w:color w:val="000000" w:themeColor="text1" w:themeTint="FF" w:themeShade="FF"/>
          <w:sz w:val="24"/>
          <w:szCs w:val="24"/>
        </w:rPr>
      </w:pPr>
      <w:r w:rsidRPr="6A74112E" w:rsidR="231D3CB2">
        <w:rPr>
          <w:color w:val="000000" w:themeColor="text1" w:themeTint="FF" w:themeShade="FF"/>
          <w:sz w:val="24"/>
          <w:szCs w:val="24"/>
        </w:rPr>
        <w:t xml:space="preserve">The overall reason for choosing a hybrid model using DistilBERT and TextCNN was to fetch the global context through DistilBERT and the local context through TextCNN. This is different from a standard open-source model, like say, </w:t>
      </w:r>
      <w:r w:rsidRPr="6A74112E" w:rsidR="231D3CB2">
        <w:rPr>
          <w:color w:val="000000" w:themeColor="text1" w:themeTint="FF" w:themeShade="FF"/>
          <w:sz w:val="24"/>
          <w:szCs w:val="24"/>
        </w:rPr>
        <w:t>DistilBERTForSentimentAnalysis</w:t>
      </w:r>
      <w:r w:rsidRPr="6A74112E" w:rsidR="231D3CB2">
        <w:rPr>
          <w:color w:val="000000" w:themeColor="text1" w:themeTint="FF" w:themeShade="FF"/>
          <w:sz w:val="24"/>
          <w:szCs w:val="24"/>
        </w:rPr>
        <w:t xml:space="preserve"> which cannot be fine-tuned as per the dataset that easily. Considering the complexity of the data that we are using and the data imbalance it has, using a custom model architecture was a better choice.</w:t>
      </w:r>
    </w:p>
    <w:p w:rsidR="231D3CB2" w:rsidP="6A74112E" w:rsidRDefault="231D3CB2" w14:paraId="66A38361" w14:textId="659D02A6">
      <w:pPr>
        <w:spacing w:line="276" w:lineRule="auto"/>
        <w:ind w:firstLine="432"/>
        <w:jc w:val="both"/>
        <w:rPr>
          <w:b w:val="1"/>
          <w:bCs w:val="1"/>
          <w:sz w:val="24"/>
          <w:szCs w:val="24"/>
        </w:rPr>
      </w:pPr>
      <w:r w:rsidRPr="6A74112E" w:rsidR="231D3CB2">
        <w:rPr>
          <w:sz w:val="24"/>
          <w:szCs w:val="24"/>
        </w:rPr>
        <w:t xml:space="preserve">We used a variety of software to complete these tasks. To pull the original source code for GoEmotions and TextCNN, we used Git, and we also used Git to aid in sharing our code. For writing the Python code we initially used Spyder and </w:t>
      </w:r>
      <w:r w:rsidRPr="6A74112E" w:rsidR="231D3CB2">
        <w:rPr>
          <w:sz w:val="24"/>
          <w:szCs w:val="24"/>
        </w:rPr>
        <w:t>Jupyter</w:t>
      </w:r>
      <w:r w:rsidRPr="6A74112E" w:rsidR="231D3CB2">
        <w:rPr>
          <w:sz w:val="24"/>
          <w:szCs w:val="24"/>
        </w:rPr>
        <w:t xml:space="preserve"> Notebooks (as part of Anaconda) running locally on our machine but </w:t>
      </w:r>
      <w:r w:rsidRPr="6A74112E" w:rsidR="231D3CB2">
        <w:rPr>
          <w:sz w:val="24"/>
          <w:szCs w:val="24"/>
        </w:rPr>
        <w:t>ultimately migrated</w:t>
      </w:r>
      <w:r w:rsidRPr="6A74112E" w:rsidR="231D3CB2">
        <w:rPr>
          <w:sz w:val="24"/>
          <w:szCs w:val="24"/>
        </w:rPr>
        <w:t xml:space="preserve"> to running the </w:t>
      </w:r>
      <w:r w:rsidRPr="6A74112E" w:rsidR="231D3CB2">
        <w:rPr>
          <w:sz w:val="24"/>
          <w:szCs w:val="24"/>
        </w:rPr>
        <w:t>Jupyter</w:t>
      </w:r>
      <w:r w:rsidRPr="6A74112E" w:rsidR="231D3CB2">
        <w:rPr>
          <w:sz w:val="24"/>
          <w:szCs w:val="24"/>
        </w:rPr>
        <w:t xml:space="preserve"> Notebook in Google </w:t>
      </w:r>
      <w:r w:rsidRPr="6A74112E" w:rsidR="231D3CB2">
        <w:rPr>
          <w:sz w:val="24"/>
          <w:szCs w:val="24"/>
        </w:rPr>
        <w:t>Colab</w:t>
      </w:r>
      <w:r w:rsidRPr="6A74112E" w:rsidR="231D3CB2">
        <w:rPr>
          <w:sz w:val="24"/>
          <w:szCs w:val="24"/>
        </w:rPr>
        <w:t xml:space="preserve"> to take advantage of their cloud resources. To aid in code conversion, understanding, and troubleshooting advice, we used ChatGPT and Gemini, supported by API documentation and other articles found on the internet.</w:t>
      </w:r>
    </w:p>
    <w:p w:rsidR="5092B31D" w:rsidP="6A74112E" w:rsidRDefault="5092B31D" w14:paraId="43EB5C92" w14:textId="37D5EF21">
      <w:pPr>
        <w:spacing w:line="276" w:lineRule="auto"/>
        <w:ind w:firstLine="0"/>
        <w:jc w:val="both"/>
        <w:rPr>
          <w:sz w:val="24"/>
          <w:szCs w:val="24"/>
        </w:rPr>
      </w:pPr>
      <w:r w:rsidR="5092B31D">
        <w:drawing>
          <wp:inline wp14:editId="7ECBA355" wp14:anchorId="1B962757">
            <wp:extent cx="5943600" cy="3124200"/>
            <wp:effectExtent l="0" t="0" r="0" b="0"/>
            <wp:docPr id="681328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328675" name=""/>
                    <pic:cNvPicPr/>
                  </pic:nvPicPr>
                  <pic:blipFill>
                    <a:blip xmlns:r="http://schemas.openxmlformats.org/officeDocument/2006/relationships" r:embed="rId1240546647">
                      <a:extLst>
                        <a:ext xmlns:a="http://schemas.openxmlformats.org/drawingml/2006/main"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rsidR="5092B31D" w:rsidP="6A74112E" w:rsidRDefault="5092B31D" w14:paraId="6DED3606" w14:textId="376A272F">
      <w:pPr>
        <w:spacing w:line="276" w:lineRule="auto"/>
        <w:ind w:firstLine="0"/>
        <w:jc w:val="center"/>
        <w:rPr>
          <w:sz w:val="24"/>
          <w:szCs w:val="24"/>
        </w:rPr>
      </w:pPr>
      <w:r w:rsidRPr="6A74112E" w:rsidR="5092B31D">
        <w:rPr>
          <w:sz w:val="24"/>
          <w:szCs w:val="24"/>
        </w:rPr>
        <w:t>Final Network Architecture</w:t>
      </w:r>
    </w:p>
    <w:p w:rsidR="6A74112E" w:rsidRDefault="6A74112E" w14:paraId="3E1232B2" w14:textId="59BEC150">
      <w:r>
        <w:br w:type="page"/>
      </w:r>
    </w:p>
    <w:p w:rsidRPr="00440808" w:rsidR="0081054B" w:rsidP="6A74112E" w:rsidRDefault="0081054B" w14:paraId="2EEB9F8E" w14:textId="20D39FEE">
      <w:pPr>
        <w:pStyle w:val="Heading1"/>
        <w:spacing w:line="276" w:lineRule="auto"/>
        <w:jc w:val="both"/>
        <w:rPr/>
      </w:pPr>
      <w:bookmarkStart w:name="_Toc33129282" w:id="23"/>
      <w:bookmarkStart w:name="_Toc2037223245" w:id="1248461377"/>
      <w:r w:rsidR="352DE198">
        <w:rPr/>
        <w:t>Results</w:t>
      </w:r>
      <w:bookmarkEnd w:id="23"/>
      <w:r w:rsidR="77D76C39">
        <w:rPr/>
        <w:t xml:space="preserve"> and </w:t>
      </w:r>
      <w:r w:rsidR="636111C5">
        <w:rPr/>
        <w:t>Interpretation</w:t>
      </w:r>
      <w:bookmarkEnd w:id="1248461377"/>
      <w:r w:rsidR="77D76C39">
        <w:rPr/>
        <w:t xml:space="preserve"> </w:t>
      </w:r>
    </w:p>
    <w:p w:rsidR="6FAA31D9" w:rsidP="6A74112E" w:rsidRDefault="6FAA31D9" w14:paraId="4C1CB002" w14:textId="3294BDF5">
      <w:pPr>
        <w:pStyle w:val="Normal"/>
        <w:spacing w:line="276" w:lineRule="auto"/>
        <w:ind w:firstLine="360"/>
        <w:jc w:val="both"/>
        <w:rPr>
          <w:sz w:val="24"/>
          <w:szCs w:val="24"/>
        </w:rPr>
      </w:pPr>
      <w:r w:rsidRPr="6A74112E" w:rsidR="6FAA31D9">
        <w:rPr>
          <w:sz w:val="24"/>
          <w:szCs w:val="24"/>
        </w:rPr>
        <w:t>To test the model over an unseen test dataset, we run prediction on the test dataset and measured the following:</w:t>
      </w:r>
    </w:p>
    <w:p w:rsidR="1734A781" w:rsidP="6A74112E" w:rsidRDefault="1734A781" w14:paraId="2DE39476" w14:textId="5B79901D">
      <w:pPr>
        <w:pStyle w:val="ListParagraph"/>
        <w:numPr>
          <w:ilvl w:val="0"/>
          <w:numId w:val="29"/>
        </w:numPr>
        <w:spacing w:line="276" w:lineRule="auto"/>
        <w:jc w:val="both"/>
        <w:rPr>
          <w:color w:val="000000" w:themeColor="text1" w:themeTint="FF" w:themeShade="FF"/>
          <w:sz w:val="24"/>
          <w:szCs w:val="24"/>
        </w:rPr>
      </w:pPr>
      <w:r w:rsidRPr="6A74112E" w:rsidR="1734A781">
        <w:rPr>
          <w:color w:val="000000" w:themeColor="text1" w:themeTint="FF" w:themeShade="FF"/>
          <w:sz w:val="24"/>
          <w:szCs w:val="24"/>
        </w:rPr>
        <w:t>Confusion matrix</w:t>
      </w:r>
    </w:p>
    <w:p w:rsidR="1734A781" w:rsidP="6A74112E" w:rsidRDefault="1734A781" w14:paraId="6E0068CF" w14:textId="56B9F7A9">
      <w:pPr>
        <w:pStyle w:val="ListParagraph"/>
        <w:numPr>
          <w:ilvl w:val="0"/>
          <w:numId w:val="29"/>
        </w:numPr>
        <w:spacing w:line="276" w:lineRule="auto"/>
        <w:jc w:val="both"/>
        <w:rPr>
          <w:color w:val="000000" w:themeColor="text1" w:themeTint="FF" w:themeShade="FF"/>
          <w:sz w:val="24"/>
          <w:szCs w:val="24"/>
        </w:rPr>
      </w:pPr>
      <w:r w:rsidRPr="6A74112E" w:rsidR="1734A781">
        <w:rPr>
          <w:color w:val="000000" w:themeColor="text1" w:themeTint="FF" w:themeShade="FF"/>
          <w:sz w:val="24"/>
          <w:szCs w:val="24"/>
        </w:rPr>
        <w:t>Classification report</w:t>
      </w:r>
    </w:p>
    <w:p w:rsidR="6FAA31D9" w:rsidP="6A74112E" w:rsidRDefault="6FAA31D9" w14:paraId="2EF054C8" w14:textId="1486EBB6">
      <w:pPr>
        <w:pStyle w:val="ListParagraph"/>
        <w:numPr>
          <w:ilvl w:val="0"/>
          <w:numId w:val="29"/>
        </w:numPr>
        <w:spacing w:line="276" w:lineRule="auto"/>
        <w:jc w:val="both"/>
        <w:rPr>
          <w:color w:val="000000" w:themeColor="text1" w:themeTint="FF" w:themeShade="FF"/>
          <w:sz w:val="24"/>
          <w:szCs w:val="24"/>
        </w:rPr>
      </w:pPr>
      <w:r w:rsidRPr="6A74112E" w:rsidR="6FAA31D9">
        <w:rPr>
          <w:color w:val="000000" w:themeColor="text1" w:themeTint="FF" w:themeShade="FF"/>
          <w:sz w:val="24"/>
          <w:szCs w:val="24"/>
        </w:rPr>
        <w:t>Precision, recall and F1-score on a per emotion class basis</w:t>
      </w:r>
    </w:p>
    <w:p w:rsidR="6FAA31D9" w:rsidP="6A74112E" w:rsidRDefault="6FAA31D9" w14:paraId="0C5CA728" w14:textId="486E5B27">
      <w:pPr>
        <w:pStyle w:val="ListParagraph"/>
        <w:numPr>
          <w:ilvl w:val="0"/>
          <w:numId w:val="29"/>
        </w:numPr>
        <w:spacing w:line="276" w:lineRule="auto"/>
        <w:jc w:val="both"/>
        <w:rPr>
          <w:color w:val="000000" w:themeColor="text1" w:themeTint="FF" w:themeShade="FF"/>
          <w:sz w:val="24"/>
          <w:szCs w:val="24"/>
        </w:rPr>
      </w:pPr>
      <w:r w:rsidRPr="6A74112E" w:rsidR="6FAA31D9">
        <w:rPr>
          <w:color w:val="000000" w:themeColor="text1" w:themeTint="FF" w:themeShade="FF"/>
          <w:sz w:val="24"/>
          <w:szCs w:val="24"/>
        </w:rPr>
        <w:t>Jaccard scores</w:t>
      </w:r>
    </w:p>
    <w:p w:rsidR="548A5A01" w:rsidP="6A74112E" w:rsidRDefault="548A5A01" w14:paraId="7207B909" w14:textId="2BE8DCF0">
      <w:pPr>
        <w:pStyle w:val="ListParagraph"/>
        <w:numPr>
          <w:ilvl w:val="0"/>
          <w:numId w:val="29"/>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720" w:right="0" w:hanging="360"/>
        <w:jc w:val="both"/>
        <w:rPr>
          <w:color w:val="000000" w:themeColor="text1" w:themeTint="FF" w:themeShade="FF"/>
          <w:sz w:val="24"/>
          <w:szCs w:val="24"/>
        </w:rPr>
      </w:pPr>
      <w:r w:rsidRPr="6A74112E" w:rsidR="548A5A01">
        <w:rPr>
          <w:color w:val="000000" w:themeColor="text1" w:themeTint="FF" w:themeShade="FF"/>
          <w:sz w:val="24"/>
          <w:szCs w:val="24"/>
        </w:rPr>
        <w:t>Model performance summary report</w:t>
      </w:r>
    </w:p>
    <w:p w:rsidR="3D16479F" w:rsidP="6A74112E" w:rsidRDefault="3D16479F" w14:paraId="4B126C79" w14:textId="133E2A8E">
      <w:pPr>
        <w:pStyle w:val="Normal"/>
        <w:spacing w:line="276" w:lineRule="auto"/>
        <w:jc w:val="both"/>
        <w:rPr>
          <w:sz w:val="24"/>
          <w:szCs w:val="24"/>
        </w:rPr>
      </w:pPr>
      <w:r w:rsidRPr="6A74112E" w:rsidR="3D16479F">
        <w:rPr>
          <w:sz w:val="24"/>
          <w:szCs w:val="24"/>
        </w:rPr>
        <w:t>The detailed results for our model over a test dataset are as follows:</w:t>
      </w:r>
    </w:p>
    <w:p w:rsidR="6FAA31D9" w:rsidP="6A74112E" w:rsidRDefault="6FAA31D9" w14:paraId="730E3304" w14:textId="546C65CC">
      <w:pPr>
        <w:pStyle w:val="ListParagraph"/>
        <w:numPr>
          <w:ilvl w:val="0"/>
          <w:numId w:val="29"/>
        </w:numPr>
        <w:spacing w:line="276" w:lineRule="auto"/>
        <w:jc w:val="both"/>
        <w:rPr>
          <w:color w:val="000000" w:themeColor="text1" w:themeTint="FF" w:themeShade="FF"/>
          <w:sz w:val="24"/>
          <w:szCs w:val="24"/>
        </w:rPr>
      </w:pPr>
      <w:r w:rsidRPr="6A74112E" w:rsidR="6FAA31D9">
        <w:rPr>
          <w:sz w:val="24"/>
          <w:szCs w:val="24"/>
        </w:rPr>
        <w:t>Confusion Matrices for all emotion classes (28):</w:t>
      </w:r>
    </w:p>
    <w:p w:rsidR="442CA1A5" w:rsidP="6A74112E" w:rsidRDefault="442CA1A5" w14:paraId="168032BE" w14:textId="280388F3">
      <w:pPr>
        <w:spacing w:line="276" w:lineRule="auto"/>
        <w:jc w:val="both"/>
        <w:rPr>
          <w:sz w:val="24"/>
          <w:szCs w:val="24"/>
        </w:rPr>
      </w:pPr>
      <w:r w:rsidR="442CA1A5">
        <w:drawing>
          <wp:inline wp14:editId="2E0025CE" wp14:anchorId="312AD8D5">
            <wp:extent cx="5943600" cy="2209800"/>
            <wp:effectExtent l="0" t="0" r="0" b="0"/>
            <wp:docPr id="14238802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3880253" name=""/>
                    <pic:cNvPicPr/>
                  </pic:nvPicPr>
                  <pic:blipFill>
                    <a:blip xmlns:r="http://schemas.openxmlformats.org/officeDocument/2006/relationships" r:embed="rId2136241108">
                      <a:extLst>
                        <a:ext xmlns:a="http://schemas.openxmlformats.org/drawingml/2006/main" uri="{28A0092B-C50C-407E-A947-70E740481C1C}">
                          <a14:useLocalDpi xmlns:a14="http://schemas.microsoft.com/office/drawing/2010/main" val="0"/>
                        </a:ext>
                      </a:extLst>
                    </a:blip>
                    <a:stretch>
                      <a:fillRect/>
                    </a:stretch>
                  </pic:blipFill>
                  <pic:spPr>
                    <a:xfrm>
                      <a:off x="0" y="0"/>
                      <a:ext cx="5943600" cy="2209800"/>
                    </a:xfrm>
                    <a:prstGeom prst="rect">
                      <a:avLst/>
                    </a:prstGeom>
                  </pic:spPr>
                </pic:pic>
              </a:graphicData>
            </a:graphic>
          </wp:inline>
        </w:drawing>
      </w:r>
      <w:r w:rsidR="444136C4">
        <w:drawing>
          <wp:inline wp14:editId="3C790920" wp14:anchorId="306E9532">
            <wp:extent cx="5943600" cy="2228850"/>
            <wp:effectExtent l="0" t="0" r="0" b="0"/>
            <wp:docPr id="1113010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010494" name=""/>
                    <pic:cNvPicPr/>
                  </pic:nvPicPr>
                  <pic:blipFill>
                    <a:blip xmlns:r="http://schemas.openxmlformats.org/officeDocument/2006/relationships" r:embed="rId1919488617">
                      <a:extLst>
                        <a:ext xmlns:a="http://schemas.openxmlformats.org/drawingml/2006/main"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r w:rsidR="444136C4">
        <w:drawing>
          <wp:inline wp14:editId="68861C15" wp14:anchorId="6E43545B">
            <wp:extent cx="5943600" cy="3333750"/>
            <wp:effectExtent l="0" t="0" r="0" b="0"/>
            <wp:docPr id="1124515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4515362" name=""/>
                    <pic:cNvPicPr/>
                  </pic:nvPicPr>
                  <pic:blipFill>
                    <a:blip xmlns:r="http://schemas.openxmlformats.org/officeDocument/2006/relationships" r:embed="rId1954168742">
                      <a:extLst>
                        <a:ext xmlns:a="http://schemas.openxmlformats.org/drawingml/2006/main" uri="{28A0092B-C50C-407E-A947-70E740481C1C}">
                          <a14:useLocalDpi xmlns:a14="http://schemas.microsoft.com/office/drawing/2010/main" val="0"/>
                        </a:ext>
                      </a:extLst>
                    </a:blip>
                    <a:stretch>
                      <a:fillRect/>
                    </a:stretch>
                  </pic:blipFill>
                  <pic:spPr>
                    <a:xfrm>
                      <a:off x="0" y="0"/>
                      <a:ext cx="5943600" cy="3333750"/>
                    </a:xfrm>
                    <a:prstGeom prst="rect">
                      <a:avLst/>
                    </a:prstGeom>
                  </pic:spPr>
                </pic:pic>
              </a:graphicData>
            </a:graphic>
          </wp:inline>
        </w:drawing>
      </w:r>
    </w:p>
    <w:p w:rsidR="6FAA31D9" w:rsidP="6A74112E" w:rsidRDefault="6FAA31D9" w14:paraId="2309717F" w14:textId="2CF86946">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both"/>
        <w:rPr>
          <w:sz w:val="24"/>
          <w:szCs w:val="24"/>
        </w:rPr>
      </w:pPr>
      <w:r w:rsidRPr="6A74112E" w:rsidR="6FAA31D9">
        <w:rPr>
          <w:sz w:val="24"/>
          <w:szCs w:val="24"/>
        </w:rPr>
        <w:t xml:space="preserve">The confusion matrices provide us with detailed information about the model’s performance for each emotion class. This helps us visually understand for which emotions the model is a good indicator and for which it </w:t>
      </w:r>
      <w:r w:rsidRPr="6A74112E" w:rsidR="6FAA31D9">
        <w:rPr>
          <w:sz w:val="24"/>
          <w:szCs w:val="24"/>
        </w:rPr>
        <w:t>isn’t</w:t>
      </w:r>
      <w:r w:rsidRPr="6A74112E" w:rsidR="6FAA31D9">
        <w:rPr>
          <w:sz w:val="24"/>
          <w:szCs w:val="24"/>
        </w:rPr>
        <w:t>.</w:t>
      </w:r>
      <w:r w:rsidRPr="6A74112E" w:rsidR="6EBA680F">
        <w:rPr>
          <w:sz w:val="24"/>
          <w:szCs w:val="24"/>
        </w:rPr>
        <w:t xml:space="preserve"> Some of the key findings from the confusion matrices are:</w:t>
      </w:r>
    </w:p>
    <w:p w:rsidR="6EBA680F" w:rsidP="6A74112E" w:rsidRDefault="6EBA680F" w14:paraId="797D87CA" w14:textId="63CB9D96">
      <w:pPr>
        <w:pStyle w:val="ListParagraph"/>
        <w:numPr>
          <w:ilvl w:val="0"/>
          <w:numId w:val="38"/>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color w:val="000000" w:themeColor="text1" w:themeTint="FF" w:themeShade="FF"/>
          <w:sz w:val="24"/>
          <w:szCs w:val="24"/>
        </w:rPr>
      </w:pPr>
      <w:r w:rsidRPr="6A74112E" w:rsidR="6EBA680F">
        <w:rPr>
          <w:color w:val="000000" w:themeColor="text1" w:themeTint="FF" w:themeShade="FF"/>
          <w:sz w:val="24"/>
          <w:szCs w:val="24"/>
        </w:rPr>
        <w:t xml:space="preserve">The model </w:t>
      </w:r>
      <w:r w:rsidRPr="6A74112E" w:rsidR="6EBA680F">
        <w:rPr>
          <w:color w:val="000000" w:themeColor="text1" w:themeTint="FF" w:themeShade="FF"/>
          <w:sz w:val="24"/>
          <w:szCs w:val="24"/>
        </w:rPr>
        <w:t>exhibits</w:t>
      </w:r>
      <w:r w:rsidRPr="6A74112E" w:rsidR="6EBA680F">
        <w:rPr>
          <w:color w:val="000000" w:themeColor="text1" w:themeTint="FF" w:themeShade="FF"/>
          <w:sz w:val="24"/>
          <w:szCs w:val="24"/>
        </w:rPr>
        <w:t xml:space="preserve"> a strong bias towards ‘neutral’ class as</w:t>
      </w:r>
      <w:r w:rsidRPr="6A74112E" w:rsidR="00195E19">
        <w:rPr>
          <w:color w:val="000000" w:themeColor="text1" w:themeTint="FF" w:themeShade="FF"/>
          <w:sz w:val="24"/>
          <w:szCs w:val="24"/>
        </w:rPr>
        <w:t xml:space="preserve"> seen through the high count of False Positive cases </w:t>
      </w:r>
      <w:r w:rsidRPr="6A74112E" w:rsidR="6640E6CA">
        <w:rPr>
          <w:color w:val="000000" w:themeColor="text1" w:themeTint="FF" w:themeShade="FF"/>
          <w:sz w:val="24"/>
          <w:szCs w:val="24"/>
        </w:rPr>
        <w:t>whereas</w:t>
      </w:r>
      <w:r w:rsidRPr="6A74112E" w:rsidR="00195E19">
        <w:rPr>
          <w:color w:val="000000" w:themeColor="text1" w:themeTint="FF" w:themeShade="FF"/>
          <w:sz w:val="24"/>
          <w:szCs w:val="24"/>
        </w:rPr>
        <w:t xml:space="preserve"> many other emotions </w:t>
      </w:r>
      <w:r w:rsidRPr="6A74112E" w:rsidR="00195E19">
        <w:rPr>
          <w:color w:val="000000" w:themeColor="text1" w:themeTint="FF" w:themeShade="FF"/>
          <w:sz w:val="24"/>
          <w:szCs w:val="24"/>
        </w:rPr>
        <w:t>exhibit</w:t>
      </w:r>
      <w:r w:rsidRPr="6A74112E" w:rsidR="00195E19">
        <w:rPr>
          <w:color w:val="000000" w:themeColor="text1" w:themeTint="FF" w:themeShade="FF"/>
          <w:sz w:val="24"/>
          <w:szCs w:val="24"/>
        </w:rPr>
        <w:t xml:space="preserve"> a </w:t>
      </w:r>
      <w:r w:rsidRPr="6A74112E" w:rsidR="2EFF19D1">
        <w:rPr>
          <w:color w:val="000000" w:themeColor="text1" w:themeTint="FF" w:themeShade="FF"/>
          <w:sz w:val="24"/>
          <w:szCs w:val="24"/>
        </w:rPr>
        <w:t>higher volume of False Negative cases.</w:t>
      </w:r>
    </w:p>
    <w:p w:rsidR="18F35542" w:rsidP="6A74112E" w:rsidRDefault="18F35542" w14:paraId="5E943008" w14:textId="655223D9">
      <w:pPr>
        <w:pStyle w:val="ListParagraph"/>
        <w:numPr>
          <w:ilvl w:val="0"/>
          <w:numId w:val="38"/>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color w:val="000000" w:themeColor="text1" w:themeTint="FF" w:themeShade="FF"/>
          <w:sz w:val="24"/>
          <w:szCs w:val="24"/>
        </w:rPr>
      </w:pPr>
      <w:r w:rsidRPr="6A74112E" w:rsidR="18F35542">
        <w:rPr>
          <w:color w:val="000000" w:themeColor="text1" w:themeTint="FF" w:themeShade="FF"/>
          <w:sz w:val="24"/>
          <w:szCs w:val="24"/>
        </w:rPr>
        <w:t>Emotion classes like ‘annoyance</w:t>
      </w:r>
      <w:r w:rsidRPr="6A74112E" w:rsidR="18F35542">
        <w:rPr>
          <w:color w:val="000000" w:themeColor="text1" w:themeTint="FF" w:themeShade="FF"/>
          <w:sz w:val="24"/>
          <w:szCs w:val="24"/>
        </w:rPr>
        <w:t>’,</w:t>
      </w:r>
      <w:r w:rsidRPr="6A74112E" w:rsidR="18F35542">
        <w:rPr>
          <w:color w:val="000000" w:themeColor="text1" w:themeTint="FF" w:themeShade="FF"/>
          <w:sz w:val="24"/>
          <w:szCs w:val="24"/>
        </w:rPr>
        <w:t xml:space="preserve"> ‘disapproval’ and ‘caring’ show a lot of False Negative cases which shows these were misclassified </w:t>
      </w:r>
      <w:r w:rsidRPr="6A74112E" w:rsidR="18F35542">
        <w:rPr>
          <w:color w:val="000000" w:themeColor="text1" w:themeTint="FF" w:themeShade="FF"/>
          <w:sz w:val="24"/>
          <w:szCs w:val="24"/>
        </w:rPr>
        <w:t>possibly as</w:t>
      </w:r>
      <w:r w:rsidRPr="6A74112E" w:rsidR="18F35542">
        <w:rPr>
          <w:color w:val="000000" w:themeColor="text1" w:themeTint="FF" w:themeShade="FF"/>
          <w:sz w:val="24"/>
          <w:szCs w:val="24"/>
        </w:rPr>
        <w:t xml:space="preserve"> ‘neutra</w:t>
      </w:r>
      <w:r w:rsidRPr="6A74112E" w:rsidR="0909E836">
        <w:rPr>
          <w:color w:val="000000" w:themeColor="text1" w:themeTint="FF" w:themeShade="FF"/>
          <w:sz w:val="24"/>
          <w:szCs w:val="24"/>
        </w:rPr>
        <w:t>l’ instead.</w:t>
      </w:r>
    </w:p>
    <w:p w:rsidR="361B9B1D" w:rsidP="6A74112E" w:rsidRDefault="361B9B1D" w14:paraId="7FB25267" w14:textId="5C2419BF">
      <w:pPr>
        <w:pStyle w:val="ListParagraph"/>
        <w:numPr>
          <w:ilvl w:val="0"/>
          <w:numId w:val="38"/>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color w:val="000000" w:themeColor="text1" w:themeTint="FF" w:themeShade="FF"/>
          <w:sz w:val="24"/>
          <w:szCs w:val="24"/>
        </w:rPr>
      </w:pPr>
      <w:r w:rsidRPr="6A74112E" w:rsidR="361B9B1D">
        <w:rPr>
          <w:color w:val="000000" w:themeColor="text1" w:themeTint="FF" w:themeShade="FF"/>
          <w:sz w:val="24"/>
          <w:szCs w:val="24"/>
        </w:rPr>
        <w:t xml:space="preserve">Emotions that are vastly different in terms of the language patterns used to express them show </w:t>
      </w:r>
      <w:r w:rsidRPr="6A74112E" w:rsidR="361B9B1D">
        <w:rPr>
          <w:color w:val="000000" w:themeColor="text1" w:themeTint="FF" w:themeShade="FF"/>
          <w:sz w:val="24"/>
          <w:szCs w:val="24"/>
        </w:rPr>
        <w:t>a strong performance</w:t>
      </w:r>
      <w:r w:rsidRPr="6A74112E" w:rsidR="14475206">
        <w:rPr>
          <w:color w:val="000000" w:themeColor="text1" w:themeTint="FF" w:themeShade="FF"/>
          <w:sz w:val="24"/>
          <w:szCs w:val="24"/>
        </w:rPr>
        <w:t xml:space="preserve"> (higher True Positive and True Negative ratio)</w:t>
      </w:r>
      <w:r w:rsidRPr="6A74112E" w:rsidR="361B9B1D">
        <w:rPr>
          <w:color w:val="000000" w:themeColor="text1" w:themeTint="FF" w:themeShade="FF"/>
          <w:sz w:val="24"/>
          <w:szCs w:val="24"/>
        </w:rPr>
        <w:t>. Emotions like ‘gratitude</w:t>
      </w:r>
      <w:r w:rsidRPr="6A74112E" w:rsidR="361B9B1D">
        <w:rPr>
          <w:color w:val="000000" w:themeColor="text1" w:themeTint="FF" w:themeShade="FF"/>
          <w:sz w:val="24"/>
          <w:szCs w:val="24"/>
        </w:rPr>
        <w:t>’,</w:t>
      </w:r>
      <w:r w:rsidRPr="6A74112E" w:rsidR="361B9B1D">
        <w:rPr>
          <w:color w:val="000000" w:themeColor="text1" w:themeTint="FF" w:themeShade="FF"/>
          <w:sz w:val="24"/>
          <w:szCs w:val="24"/>
        </w:rPr>
        <w:t xml:space="preserve"> ‘love’ and ‘amusement’</w:t>
      </w:r>
      <w:r w:rsidRPr="6A74112E" w:rsidR="31D45CB6">
        <w:rPr>
          <w:color w:val="000000" w:themeColor="text1" w:themeTint="FF" w:themeShade="FF"/>
          <w:sz w:val="24"/>
          <w:szCs w:val="24"/>
        </w:rPr>
        <w:t xml:space="preserve"> are </w:t>
      </w:r>
      <w:r w:rsidRPr="6A74112E" w:rsidR="31D45CB6">
        <w:rPr>
          <w:color w:val="000000" w:themeColor="text1" w:themeTint="FF" w:themeShade="FF"/>
          <w:sz w:val="24"/>
          <w:szCs w:val="24"/>
        </w:rPr>
        <w:t>very different</w:t>
      </w:r>
      <w:r w:rsidRPr="6A74112E" w:rsidR="31D45CB6">
        <w:rPr>
          <w:color w:val="000000" w:themeColor="text1" w:themeTint="FF" w:themeShade="FF"/>
          <w:sz w:val="24"/>
          <w:szCs w:val="24"/>
        </w:rPr>
        <w:t xml:space="preserve"> from each other and humans usually use different words to express them</w:t>
      </w:r>
      <w:r w:rsidRPr="6A74112E" w:rsidR="0FFCF334">
        <w:rPr>
          <w:color w:val="000000" w:themeColor="text1" w:themeTint="FF" w:themeShade="FF"/>
          <w:sz w:val="24"/>
          <w:szCs w:val="24"/>
        </w:rPr>
        <w:t>. So</w:t>
      </w:r>
      <w:r w:rsidRPr="6A74112E" w:rsidR="08AF07AF">
        <w:rPr>
          <w:color w:val="000000" w:themeColor="text1" w:themeTint="FF" w:themeShade="FF"/>
          <w:sz w:val="24"/>
          <w:szCs w:val="24"/>
        </w:rPr>
        <w:t>,</w:t>
      </w:r>
      <w:r w:rsidRPr="6A74112E" w:rsidR="0FFCF334">
        <w:rPr>
          <w:color w:val="000000" w:themeColor="text1" w:themeTint="FF" w:themeShade="FF"/>
          <w:sz w:val="24"/>
          <w:szCs w:val="24"/>
        </w:rPr>
        <w:t xml:space="preserve"> there is a possibility that the model</w:t>
      </w:r>
      <w:r w:rsidRPr="6A74112E" w:rsidR="5255C5C5">
        <w:rPr>
          <w:color w:val="000000" w:themeColor="text1" w:themeTint="FF" w:themeShade="FF"/>
          <w:sz w:val="24"/>
          <w:szCs w:val="24"/>
        </w:rPr>
        <w:t xml:space="preserve"> could train itself on</w:t>
      </w:r>
      <w:r w:rsidRPr="6A74112E" w:rsidR="0DBE68DE">
        <w:rPr>
          <w:color w:val="000000" w:themeColor="text1" w:themeTint="FF" w:themeShade="FF"/>
          <w:sz w:val="24"/>
          <w:szCs w:val="24"/>
        </w:rPr>
        <w:t xml:space="preserve"> these emotions due to </w:t>
      </w:r>
      <w:r w:rsidRPr="6A74112E" w:rsidR="0DBE68DE">
        <w:rPr>
          <w:color w:val="000000" w:themeColor="text1" w:themeTint="FF" w:themeShade="FF"/>
          <w:sz w:val="24"/>
          <w:szCs w:val="24"/>
        </w:rPr>
        <w:t>pattern</w:t>
      </w:r>
      <w:r w:rsidRPr="6A74112E" w:rsidR="2A5402D2">
        <w:rPr>
          <w:color w:val="000000" w:themeColor="text1" w:themeTint="FF" w:themeShade="FF"/>
          <w:sz w:val="24"/>
          <w:szCs w:val="24"/>
        </w:rPr>
        <w:t>s</w:t>
      </w:r>
      <w:r w:rsidRPr="6A74112E" w:rsidR="0DBE68DE">
        <w:rPr>
          <w:color w:val="000000" w:themeColor="text1" w:themeTint="FF" w:themeShade="FF"/>
          <w:sz w:val="24"/>
          <w:szCs w:val="24"/>
        </w:rPr>
        <w:t xml:space="preserve"> of words used to express them</w:t>
      </w:r>
      <w:r w:rsidRPr="6A74112E" w:rsidR="5255C5C5">
        <w:rPr>
          <w:color w:val="000000" w:themeColor="text1" w:themeTint="FF" w:themeShade="FF"/>
          <w:sz w:val="24"/>
          <w:szCs w:val="24"/>
        </w:rPr>
        <w:t>.</w:t>
      </w:r>
    </w:p>
    <w:p w:rsidR="46827F42" w:rsidP="6A74112E" w:rsidRDefault="46827F42" w14:paraId="253C3A8F" w14:textId="7080D99B">
      <w:pPr>
        <w:pStyle w:val="ListParagraph"/>
        <w:numPr>
          <w:ilvl w:val="0"/>
          <w:numId w:val="38"/>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color w:val="000000" w:themeColor="text1" w:themeTint="FF" w:themeShade="FF"/>
          <w:sz w:val="24"/>
          <w:szCs w:val="24"/>
        </w:rPr>
      </w:pPr>
      <w:r w:rsidRPr="6A74112E" w:rsidR="46827F42">
        <w:rPr>
          <w:color w:val="000000" w:themeColor="text1" w:themeTint="FF" w:themeShade="FF"/>
          <w:sz w:val="24"/>
          <w:szCs w:val="24"/>
        </w:rPr>
        <w:t xml:space="preserve">Many emotions </w:t>
      </w:r>
      <w:r w:rsidRPr="6A74112E" w:rsidR="277AE67A">
        <w:rPr>
          <w:color w:val="000000" w:themeColor="text1" w:themeTint="FF" w:themeShade="FF"/>
          <w:sz w:val="24"/>
          <w:szCs w:val="24"/>
        </w:rPr>
        <w:t>show higher False Negative a</w:t>
      </w:r>
      <w:r w:rsidRPr="6A74112E" w:rsidR="5C7AA656">
        <w:rPr>
          <w:color w:val="000000" w:themeColor="text1" w:themeTint="FF" w:themeShade="FF"/>
          <w:sz w:val="24"/>
          <w:szCs w:val="24"/>
        </w:rPr>
        <w:t>s compared to False Positive</w:t>
      </w:r>
      <w:r w:rsidRPr="6A74112E" w:rsidR="4D006117">
        <w:rPr>
          <w:color w:val="000000" w:themeColor="text1" w:themeTint="FF" w:themeShade="FF"/>
          <w:sz w:val="24"/>
          <w:szCs w:val="24"/>
        </w:rPr>
        <w:t xml:space="preserve"> showing instances where the model could not predict them accurately</w:t>
      </w:r>
      <w:r w:rsidRPr="6A74112E" w:rsidR="7D9AD68E">
        <w:rPr>
          <w:color w:val="000000" w:themeColor="text1" w:themeTint="FF" w:themeShade="FF"/>
          <w:sz w:val="24"/>
          <w:szCs w:val="24"/>
        </w:rPr>
        <w:t xml:space="preserve"> or that the model </w:t>
      </w:r>
      <w:r w:rsidRPr="6A74112E" w:rsidR="7D9AD68E">
        <w:rPr>
          <w:color w:val="000000" w:themeColor="text1" w:themeTint="FF" w:themeShade="FF"/>
          <w:sz w:val="24"/>
          <w:szCs w:val="24"/>
        </w:rPr>
        <w:t>exhibited</w:t>
      </w:r>
      <w:r w:rsidRPr="6A74112E" w:rsidR="7D9AD68E">
        <w:rPr>
          <w:color w:val="000000" w:themeColor="text1" w:themeTint="FF" w:themeShade="FF"/>
          <w:sz w:val="24"/>
          <w:szCs w:val="24"/>
        </w:rPr>
        <w:t xml:space="preserve"> conservative prediction</w:t>
      </w:r>
      <w:r w:rsidRPr="6A74112E" w:rsidR="4D006117">
        <w:rPr>
          <w:color w:val="000000" w:themeColor="text1" w:themeTint="FF" w:themeShade="FF"/>
          <w:sz w:val="24"/>
          <w:szCs w:val="24"/>
        </w:rPr>
        <w:t>.</w:t>
      </w:r>
    </w:p>
    <w:p w:rsidR="4D006117" w:rsidP="6A74112E" w:rsidRDefault="4D006117" w14:paraId="1DA39B3A" w14:textId="2B4C29AD">
      <w:pPr>
        <w:pStyle w:val="ListParagraph"/>
        <w:numPr>
          <w:ilvl w:val="0"/>
          <w:numId w:val="38"/>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color w:val="000000" w:themeColor="text1" w:themeTint="FF" w:themeShade="FF"/>
          <w:sz w:val="24"/>
          <w:szCs w:val="24"/>
        </w:rPr>
      </w:pPr>
      <w:r w:rsidRPr="6A74112E" w:rsidR="4D006117">
        <w:rPr>
          <w:color w:val="000000" w:themeColor="text1" w:themeTint="FF" w:themeShade="FF"/>
          <w:sz w:val="24"/>
          <w:szCs w:val="24"/>
        </w:rPr>
        <w:t>A few emotions show higher False Positives as compared to False Negatives and these are the instances where the model preferred to just cast a wide net for these emotions</w:t>
      </w:r>
      <w:r w:rsidRPr="6A74112E" w:rsidR="5A4AA7C5">
        <w:rPr>
          <w:color w:val="000000" w:themeColor="text1" w:themeTint="FF" w:themeShade="FF"/>
          <w:sz w:val="24"/>
          <w:szCs w:val="24"/>
        </w:rPr>
        <w:t xml:space="preserve"> or say predicted them aggressively.</w:t>
      </w:r>
    </w:p>
    <w:p w:rsidR="6A74112E" w:rsidP="6A74112E" w:rsidRDefault="6A74112E" w14:paraId="4B8597F6" w14:textId="575BBD2C">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color w:val="000000" w:themeColor="text1" w:themeTint="FF" w:themeShade="FF"/>
          <w:sz w:val="24"/>
          <w:szCs w:val="24"/>
        </w:rPr>
      </w:pPr>
    </w:p>
    <w:p w:rsidR="6A74112E" w:rsidP="6A74112E" w:rsidRDefault="6A74112E" w14:paraId="46DEC484" w14:textId="50FF02C8">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both"/>
        <w:rPr>
          <w:sz w:val="24"/>
          <w:szCs w:val="24"/>
        </w:rPr>
      </w:pPr>
    </w:p>
    <w:p w:rsidR="6A74112E" w:rsidP="6A74112E" w:rsidRDefault="6A74112E" w14:paraId="05DFB17C" w14:textId="40F11F77">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both"/>
        <w:rPr>
          <w:sz w:val="24"/>
          <w:szCs w:val="24"/>
        </w:rPr>
      </w:pPr>
    </w:p>
    <w:p w:rsidR="6A74112E" w:rsidP="6A74112E" w:rsidRDefault="6A74112E" w14:paraId="3217DA6F" w14:textId="5C734022">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both"/>
        <w:rPr>
          <w:sz w:val="24"/>
          <w:szCs w:val="24"/>
        </w:rPr>
      </w:pPr>
    </w:p>
    <w:p w:rsidR="5A3D18E1" w:rsidP="6A74112E" w:rsidRDefault="5A3D18E1" w14:paraId="12AE4B8C" w14:textId="5745A53B">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both"/>
        <w:rPr>
          <w:sz w:val="24"/>
          <w:szCs w:val="24"/>
        </w:rPr>
      </w:pPr>
      <w:r w:rsidRPr="6A74112E" w:rsidR="5A3D18E1">
        <w:rPr>
          <w:sz w:val="24"/>
          <w:szCs w:val="24"/>
        </w:rPr>
        <w:t>We continued our analysis of the test results through the generation of classification report.</w:t>
      </w:r>
    </w:p>
    <w:p w:rsidR="6FAA31D9" w:rsidP="6A74112E" w:rsidRDefault="6FAA31D9" w14:paraId="6AE2EF1E" w14:textId="027066CD">
      <w:pPr>
        <w:pStyle w:val="ListParagraph"/>
        <w:numPr>
          <w:ilvl w:val="0"/>
          <w:numId w:val="33"/>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color w:val="000000" w:themeColor="text1" w:themeTint="FF" w:themeShade="FF"/>
          <w:sz w:val="24"/>
          <w:szCs w:val="24"/>
        </w:rPr>
      </w:pPr>
      <w:r w:rsidRPr="6A74112E" w:rsidR="6FAA31D9">
        <w:rPr>
          <w:sz w:val="24"/>
          <w:szCs w:val="24"/>
        </w:rPr>
        <w:t>Classification report:</w:t>
      </w:r>
    </w:p>
    <w:p w:rsidR="6FAA31D9" w:rsidP="6A74112E" w:rsidRDefault="6FAA31D9" w14:paraId="2BA953C0" w14:textId="1611ADDC">
      <w:p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center"/>
        <w:rPr>
          <w:sz w:val="24"/>
          <w:szCs w:val="24"/>
        </w:rPr>
      </w:pPr>
      <w:r w:rsidR="6FAA31D9">
        <w:drawing>
          <wp:inline wp14:editId="79F46E20" wp14:anchorId="4E9CFB22">
            <wp:extent cx="5221443" cy="7067638"/>
            <wp:effectExtent l="0" t="0" r="0" b="0"/>
            <wp:docPr id="57461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217531" name=""/>
                    <pic:cNvPicPr/>
                  </pic:nvPicPr>
                  <pic:blipFill>
                    <a:blip xmlns:r="http://schemas.openxmlformats.org/officeDocument/2006/relationships" r:embed="rId447428105">
                      <a:extLst>
                        <a:ext uri="{28A0092B-C50C-407E-A947-70E740481C1C}">
                          <a14:useLocalDpi xmlns:a14="http://schemas.microsoft.com/office/drawing/2010/main"/>
                        </a:ext>
                      </a:extLst>
                    </a:blip>
                    <a:stretch>
                      <a:fillRect/>
                    </a:stretch>
                  </pic:blipFill>
                  <pic:spPr>
                    <a:xfrm rot="0">
                      <a:off x="0" y="0"/>
                      <a:ext cx="5221443" cy="7067638"/>
                    </a:xfrm>
                    <a:prstGeom prst="rect">
                      <a:avLst/>
                    </a:prstGeom>
                  </pic:spPr>
                </pic:pic>
              </a:graphicData>
            </a:graphic>
          </wp:inline>
        </w:drawing>
      </w:r>
    </w:p>
    <w:p w:rsidR="6FAA31D9" w:rsidP="6A74112E" w:rsidRDefault="6FAA31D9" w14:paraId="77C3828B" w14:textId="1B1EA270">
      <w:p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both"/>
        <w:rPr>
          <w:sz w:val="24"/>
          <w:szCs w:val="24"/>
        </w:rPr>
      </w:pPr>
      <w:r w:rsidRPr="6A74112E" w:rsidR="6FAA31D9">
        <w:rPr>
          <w:sz w:val="24"/>
          <w:szCs w:val="24"/>
        </w:rPr>
        <w:t xml:space="preserve">The classification report provides us with </w:t>
      </w:r>
      <w:r w:rsidRPr="6A74112E" w:rsidR="6E1956E8">
        <w:rPr>
          <w:sz w:val="24"/>
          <w:szCs w:val="24"/>
        </w:rPr>
        <w:t>an</w:t>
      </w:r>
      <w:r w:rsidRPr="6A74112E" w:rsidR="6FAA31D9">
        <w:rPr>
          <w:sz w:val="24"/>
          <w:szCs w:val="24"/>
        </w:rPr>
        <w:t xml:space="preserve"> easier representation of performance across different emotion classes. Through this we can divide the performance of the model into </w:t>
      </w:r>
      <w:r w:rsidRPr="6A74112E" w:rsidR="6FAA31D9">
        <w:rPr>
          <w:sz w:val="24"/>
          <w:szCs w:val="24"/>
        </w:rPr>
        <w:t>different categories</w:t>
      </w:r>
      <w:r w:rsidRPr="6A74112E" w:rsidR="6FAA31D9">
        <w:rPr>
          <w:sz w:val="24"/>
          <w:szCs w:val="24"/>
        </w:rPr>
        <w:t>.</w:t>
      </w:r>
    </w:p>
    <w:p w:rsidR="6A74112E" w:rsidP="6A74112E" w:rsidRDefault="6A74112E" w14:paraId="4868100A" w14:textId="224727E4">
      <w:p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both"/>
        <w:rPr>
          <w:sz w:val="24"/>
          <w:szCs w:val="24"/>
        </w:rPr>
      </w:pPr>
    </w:p>
    <w:p w:rsidR="6FAA31D9" w:rsidP="6A74112E" w:rsidRDefault="6FAA31D9" w14:paraId="01ADC08F" w14:textId="19D50EEC">
      <w:pPr>
        <w:pStyle w:val="Normal"/>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both"/>
        <w:rPr>
          <w:rFonts w:ascii="Times New Roman" w:hAnsi="Arial Unicode MS" w:eastAsia="Arial Unicode MS" w:cs="Arial Unicode MS"/>
          <w:b w:val="1"/>
          <w:bCs w:val="1"/>
          <w:noProof w:val="0"/>
          <w:color w:val="000000" w:themeColor="text1" w:themeTint="FF" w:themeShade="FF"/>
          <w:sz w:val="24"/>
          <w:szCs w:val="24"/>
          <w:lang w:val="en-US"/>
        </w:rPr>
      </w:pPr>
      <w:r w:rsidRPr="6A74112E" w:rsidR="6FAA31D9">
        <w:rPr>
          <w:rFonts w:ascii="Times New Roman" w:hAnsi="Arial Unicode MS" w:eastAsia="Arial Unicode MS" w:cs="Arial Unicode MS"/>
          <w:b w:val="1"/>
          <w:bCs w:val="1"/>
          <w:noProof w:val="0"/>
          <w:sz w:val="24"/>
          <w:szCs w:val="24"/>
          <w:lang w:val="en-US"/>
        </w:rPr>
        <w:t>F1-Score ≥ 0.80 (Strong Performance)</w:t>
      </w:r>
    </w:p>
    <w:p w:rsidR="6FAA31D9" w:rsidP="6A74112E" w:rsidRDefault="6FAA31D9" w14:paraId="26ACA0EC" w14:textId="7505380E">
      <w:pPr>
        <w:pStyle w:val="ListParagraph"/>
        <w:numPr>
          <w:ilvl w:val="0"/>
          <w:numId w:val="39"/>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Gratitude (0.91)</w:t>
      </w:r>
    </w:p>
    <w:p w:rsidR="6FAA31D9" w:rsidP="6A74112E" w:rsidRDefault="6FAA31D9" w14:paraId="6334586C" w14:textId="62E26131">
      <w:pPr>
        <w:pStyle w:val="ListParagraph"/>
        <w:numPr>
          <w:ilvl w:val="0"/>
          <w:numId w:val="39"/>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Amusement (0.80)</w:t>
      </w:r>
    </w:p>
    <w:p w:rsidR="6FAA31D9" w:rsidP="6A74112E" w:rsidRDefault="6FAA31D9" w14:paraId="497122CA" w14:textId="17CA39E2">
      <w:pPr>
        <w:pStyle w:val="ListParagraph"/>
        <w:numPr>
          <w:ilvl w:val="0"/>
          <w:numId w:val="39"/>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Love (0.80)</w:t>
      </w:r>
    </w:p>
    <w:p w:rsidR="6A74112E" w:rsidP="6A74112E" w:rsidRDefault="6A74112E" w14:paraId="1531DFDF" w14:textId="40E82410">
      <w:pPr>
        <w:pStyle w:val="Normal"/>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both"/>
        <w:rPr>
          <w:rFonts w:ascii="Times New Roman" w:hAnsi="Arial Unicode MS" w:eastAsia="Arial Unicode MS" w:cs="Arial Unicode MS"/>
          <w:b w:val="1"/>
          <w:bCs w:val="1"/>
          <w:noProof w:val="0"/>
          <w:sz w:val="24"/>
          <w:szCs w:val="24"/>
          <w:lang w:val="en-US"/>
        </w:rPr>
      </w:pPr>
    </w:p>
    <w:p w:rsidR="6FAA31D9" w:rsidP="6A74112E" w:rsidRDefault="6FAA31D9" w14:paraId="4BE9B1E8" w14:textId="5CEFFE50">
      <w:pPr>
        <w:pStyle w:val="Normal"/>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both"/>
        <w:rPr>
          <w:rFonts w:ascii="Times New Roman" w:hAnsi="Arial Unicode MS" w:eastAsia="Arial Unicode MS" w:cs="Arial Unicode MS"/>
          <w:b w:val="1"/>
          <w:bCs w:val="1"/>
          <w:noProof w:val="0"/>
          <w:color w:val="000000" w:themeColor="text1" w:themeTint="FF" w:themeShade="FF"/>
          <w:sz w:val="24"/>
          <w:szCs w:val="24"/>
          <w:lang w:val="en-US"/>
        </w:rPr>
      </w:pPr>
      <w:r w:rsidRPr="6A74112E" w:rsidR="6FAA31D9">
        <w:rPr>
          <w:rFonts w:ascii="Times New Roman" w:hAnsi="Arial Unicode MS" w:eastAsia="Arial Unicode MS" w:cs="Arial Unicode MS"/>
          <w:b w:val="1"/>
          <w:bCs w:val="1"/>
          <w:noProof w:val="0"/>
          <w:sz w:val="24"/>
          <w:szCs w:val="24"/>
          <w:lang w:val="en-US"/>
        </w:rPr>
        <w:t>0.60 ≤ F1-Score &lt; 0.80 (Good Performance)</w:t>
      </w:r>
    </w:p>
    <w:p w:rsidR="6FAA31D9" w:rsidP="6A74112E" w:rsidRDefault="6FAA31D9" w14:paraId="735A0CC4" w14:textId="5DEE3724">
      <w:pPr>
        <w:pStyle w:val="ListParagraph"/>
        <w:numPr>
          <w:ilvl w:val="0"/>
          <w:numId w:val="40"/>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Neutral (0.67)</w:t>
      </w:r>
    </w:p>
    <w:p w:rsidR="6FAA31D9" w:rsidP="6A74112E" w:rsidRDefault="6FAA31D9" w14:paraId="1A540EB9" w14:textId="7E83C629">
      <w:pPr>
        <w:pStyle w:val="ListParagraph"/>
        <w:numPr>
          <w:ilvl w:val="0"/>
          <w:numId w:val="40"/>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Admiration (0.65)</w:t>
      </w:r>
    </w:p>
    <w:p w:rsidR="6FAA31D9" w:rsidP="6A74112E" w:rsidRDefault="6FAA31D9" w14:paraId="30FA68D1" w14:textId="00A4AA30">
      <w:pPr>
        <w:pStyle w:val="ListParagraph"/>
        <w:numPr>
          <w:ilvl w:val="0"/>
          <w:numId w:val="40"/>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Fear (0.65)</w:t>
      </w:r>
    </w:p>
    <w:p w:rsidR="6FAA31D9" w:rsidP="6A74112E" w:rsidRDefault="6FAA31D9" w14:paraId="75887CBD" w14:textId="144899A5">
      <w:pPr>
        <w:pStyle w:val="ListParagraph"/>
        <w:numPr>
          <w:ilvl w:val="0"/>
          <w:numId w:val="40"/>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Remorse (0.64)</w:t>
      </w:r>
    </w:p>
    <w:p w:rsidR="6A74112E" w:rsidP="6A74112E" w:rsidRDefault="6A74112E" w14:paraId="60ACFC15" w14:textId="78043D42">
      <w:pPr>
        <w:pStyle w:val="Normal"/>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both"/>
        <w:rPr>
          <w:rFonts w:ascii="Times New Roman" w:hAnsi="Arial Unicode MS" w:eastAsia="Arial Unicode MS" w:cs="Arial Unicode MS"/>
          <w:b w:val="1"/>
          <w:bCs w:val="1"/>
          <w:noProof w:val="0"/>
          <w:sz w:val="24"/>
          <w:szCs w:val="24"/>
          <w:lang w:val="en-US"/>
        </w:rPr>
      </w:pPr>
    </w:p>
    <w:p w:rsidR="6FAA31D9" w:rsidP="6A74112E" w:rsidRDefault="6FAA31D9" w14:paraId="2F2735E9" w14:textId="26E5126E">
      <w:pPr>
        <w:pStyle w:val="Normal"/>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both"/>
        <w:rPr>
          <w:rFonts w:ascii="Times New Roman" w:hAnsi="Arial Unicode MS" w:eastAsia="Arial Unicode MS" w:cs="Arial Unicode MS"/>
          <w:b w:val="1"/>
          <w:bCs w:val="1"/>
          <w:noProof w:val="0"/>
          <w:color w:val="000000" w:themeColor="text1" w:themeTint="FF" w:themeShade="FF"/>
          <w:sz w:val="24"/>
          <w:szCs w:val="24"/>
          <w:lang w:val="en-US"/>
        </w:rPr>
      </w:pPr>
      <w:r w:rsidRPr="6A74112E" w:rsidR="6FAA31D9">
        <w:rPr>
          <w:rFonts w:ascii="Times New Roman" w:hAnsi="Arial Unicode MS" w:eastAsia="Arial Unicode MS" w:cs="Arial Unicode MS"/>
          <w:b w:val="1"/>
          <w:bCs w:val="1"/>
          <w:noProof w:val="0"/>
          <w:sz w:val="24"/>
          <w:szCs w:val="24"/>
          <w:lang w:val="en-US"/>
        </w:rPr>
        <w:t>0.40 ≤ F1-Score &lt; 0.60 (Moderate Performance)</w:t>
      </w:r>
    </w:p>
    <w:p w:rsidR="6FAA31D9" w:rsidP="6A74112E" w:rsidRDefault="6FAA31D9" w14:paraId="49659435" w14:textId="2766377C">
      <w:pPr>
        <w:pStyle w:val="ListParagraph"/>
        <w:numPr>
          <w:ilvl w:val="0"/>
          <w:numId w:val="41"/>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Joy (0.58)</w:t>
      </w:r>
    </w:p>
    <w:p w:rsidR="6FAA31D9" w:rsidP="6A74112E" w:rsidRDefault="6FAA31D9" w14:paraId="3E8E450D" w14:textId="29D74BE8">
      <w:pPr>
        <w:pStyle w:val="ListParagraph"/>
        <w:numPr>
          <w:ilvl w:val="0"/>
          <w:numId w:val="41"/>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Sadness (0.56)</w:t>
      </w:r>
    </w:p>
    <w:p w:rsidR="6FAA31D9" w:rsidP="6A74112E" w:rsidRDefault="6FAA31D9" w14:paraId="5B494441" w14:textId="55A33637">
      <w:pPr>
        <w:pStyle w:val="ListParagraph"/>
        <w:numPr>
          <w:ilvl w:val="0"/>
          <w:numId w:val="41"/>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Optimism (0.55)</w:t>
      </w:r>
    </w:p>
    <w:p w:rsidR="6FAA31D9" w:rsidP="6A74112E" w:rsidRDefault="6FAA31D9" w14:paraId="0E3DD529" w14:textId="4800259C">
      <w:pPr>
        <w:pStyle w:val="ListParagraph"/>
        <w:numPr>
          <w:ilvl w:val="0"/>
          <w:numId w:val="41"/>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Curiosity (0.55)</w:t>
      </w:r>
    </w:p>
    <w:p w:rsidR="6FAA31D9" w:rsidP="6A74112E" w:rsidRDefault="6FAA31D9" w14:paraId="5CC360C9" w14:textId="7835C123">
      <w:pPr>
        <w:pStyle w:val="ListParagraph"/>
        <w:numPr>
          <w:ilvl w:val="0"/>
          <w:numId w:val="41"/>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Disgust (0.51)</w:t>
      </w:r>
    </w:p>
    <w:p w:rsidR="6FAA31D9" w:rsidP="6A74112E" w:rsidRDefault="6FAA31D9" w14:paraId="75124E46" w14:textId="1CF7EF36">
      <w:pPr>
        <w:pStyle w:val="ListParagraph"/>
        <w:numPr>
          <w:ilvl w:val="0"/>
          <w:numId w:val="41"/>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Surprise (0.51)</w:t>
      </w:r>
    </w:p>
    <w:p w:rsidR="6FAA31D9" w:rsidP="6A74112E" w:rsidRDefault="6FAA31D9" w14:paraId="5595BA80" w14:textId="292DA0B1">
      <w:pPr>
        <w:pStyle w:val="ListParagraph"/>
        <w:numPr>
          <w:ilvl w:val="0"/>
          <w:numId w:val="41"/>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Grief (0.50)</w:t>
      </w:r>
    </w:p>
    <w:p w:rsidR="6FAA31D9" w:rsidP="6A74112E" w:rsidRDefault="6FAA31D9" w14:paraId="5DA1538A" w14:textId="7CC42C69">
      <w:pPr>
        <w:pStyle w:val="ListParagraph"/>
        <w:numPr>
          <w:ilvl w:val="0"/>
          <w:numId w:val="41"/>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Anger (0.45)</w:t>
      </w:r>
    </w:p>
    <w:p w:rsidR="6FAA31D9" w:rsidP="6A74112E" w:rsidRDefault="6FAA31D9" w14:paraId="35B0838F" w14:textId="191A8DA2">
      <w:pPr>
        <w:pStyle w:val="ListParagraph"/>
        <w:numPr>
          <w:ilvl w:val="0"/>
          <w:numId w:val="41"/>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Confusion (0.44)</w:t>
      </w:r>
    </w:p>
    <w:p w:rsidR="6FAA31D9" w:rsidP="6A74112E" w:rsidRDefault="6FAA31D9" w14:paraId="60BDBF8F" w14:textId="5AFED587">
      <w:pPr>
        <w:pStyle w:val="ListParagraph"/>
        <w:numPr>
          <w:ilvl w:val="0"/>
          <w:numId w:val="41"/>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Pride (0.43)</w:t>
      </w:r>
    </w:p>
    <w:p w:rsidR="6FAA31D9" w:rsidP="6A74112E" w:rsidRDefault="6FAA31D9" w14:paraId="0F812480" w14:textId="5A2ECC70">
      <w:pPr>
        <w:pStyle w:val="ListParagraph"/>
        <w:numPr>
          <w:ilvl w:val="0"/>
          <w:numId w:val="41"/>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Embarrassment (0.41)</w:t>
      </w:r>
    </w:p>
    <w:p w:rsidR="6A74112E" w:rsidP="6A74112E" w:rsidRDefault="6A74112E" w14:paraId="56900E4C" w14:textId="41B3B76A">
      <w:pPr>
        <w:pStyle w:val="Normal"/>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both"/>
        <w:rPr>
          <w:rFonts w:ascii="Times New Roman" w:hAnsi="Arial Unicode MS" w:eastAsia="Arial Unicode MS" w:cs="Arial Unicode MS"/>
          <w:b w:val="1"/>
          <w:bCs w:val="1"/>
          <w:noProof w:val="0"/>
          <w:sz w:val="24"/>
          <w:szCs w:val="24"/>
          <w:lang w:val="en-US"/>
        </w:rPr>
      </w:pPr>
    </w:p>
    <w:p w:rsidR="6FAA31D9" w:rsidP="6A74112E" w:rsidRDefault="6FAA31D9" w14:paraId="0B2C1FAC" w14:textId="738563CB">
      <w:pPr>
        <w:pStyle w:val="Normal"/>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both"/>
        <w:rPr>
          <w:rFonts w:ascii="Times New Roman" w:hAnsi="Arial Unicode MS" w:eastAsia="Arial Unicode MS" w:cs="Arial Unicode MS"/>
          <w:b w:val="1"/>
          <w:bCs w:val="1"/>
          <w:noProof w:val="0"/>
          <w:color w:val="000000" w:themeColor="text1" w:themeTint="FF" w:themeShade="FF"/>
          <w:sz w:val="24"/>
          <w:szCs w:val="24"/>
          <w:lang w:val="en-US"/>
        </w:rPr>
      </w:pPr>
      <w:r w:rsidRPr="6A74112E" w:rsidR="6FAA31D9">
        <w:rPr>
          <w:rFonts w:ascii="Times New Roman" w:hAnsi="Arial Unicode MS" w:eastAsia="Arial Unicode MS" w:cs="Arial Unicode MS"/>
          <w:b w:val="1"/>
          <w:bCs w:val="1"/>
          <w:noProof w:val="0"/>
          <w:sz w:val="24"/>
          <w:szCs w:val="24"/>
          <w:lang w:val="en-US"/>
        </w:rPr>
        <w:t>F1-Score &lt; 0.40 (Needs Improvement)</w:t>
      </w:r>
    </w:p>
    <w:p w:rsidR="6FAA31D9" w:rsidP="6A74112E" w:rsidRDefault="6FAA31D9" w14:paraId="71E15EC9" w14:textId="356460F2">
      <w:pPr>
        <w:pStyle w:val="ListParagraph"/>
        <w:numPr>
          <w:ilvl w:val="0"/>
          <w:numId w:val="42"/>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Excitement (0.39)</w:t>
      </w:r>
    </w:p>
    <w:p w:rsidR="6FAA31D9" w:rsidP="6A74112E" w:rsidRDefault="6FAA31D9" w14:paraId="74BB3BFB" w14:textId="3FECDEC9">
      <w:pPr>
        <w:pStyle w:val="ListParagraph"/>
        <w:numPr>
          <w:ilvl w:val="0"/>
          <w:numId w:val="42"/>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Caring (0.36)</w:t>
      </w:r>
    </w:p>
    <w:p w:rsidR="6FAA31D9" w:rsidP="6A74112E" w:rsidRDefault="6FAA31D9" w14:paraId="1305E4E0" w14:textId="0FB6EE2D">
      <w:pPr>
        <w:pStyle w:val="ListParagraph"/>
        <w:numPr>
          <w:ilvl w:val="0"/>
          <w:numId w:val="42"/>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Disapproval (0.33)</w:t>
      </w:r>
    </w:p>
    <w:p w:rsidR="6FAA31D9" w:rsidP="6A74112E" w:rsidRDefault="6FAA31D9" w14:paraId="6652F366" w14:textId="79174035">
      <w:pPr>
        <w:pStyle w:val="ListParagraph"/>
        <w:numPr>
          <w:ilvl w:val="0"/>
          <w:numId w:val="42"/>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Approval (0.26)</w:t>
      </w:r>
    </w:p>
    <w:p w:rsidR="6FAA31D9" w:rsidP="6A74112E" w:rsidRDefault="6FAA31D9" w14:paraId="22F4F1F9" w14:textId="004D4A1E">
      <w:pPr>
        <w:pStyle w:val="ListParagraph"/>
        <w:numPr>
          <w:ilvl w:val="0"/>
          <w:numId w:val="42"/>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Desire (0.26)</w:t>
      </w:r>
    </w:p>
    <w:p w:rsidR="6FAA31D9" w:rsidP="6A74112E" w:rsidRDefault="6FAA31D9" w14:paraId="358269AF" w14:textId="096DF259">
      <w:pPr>
        <w:pStyle w:val="ListParagraph"/>
        <w:numPr>
          <w:ilvl w:val="0"/>
          <w:numId w:val="42"/>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Disappointment (0.25)</w:t>
      </w:r>
    </w:p>
    <w:p w:rsidR="6FAA31D9" w:rsidP="6A74112E" w:rsidRDefault="6FAA31D9" w14:paraId="0E8C13B9" w14:textId="4196DC42">
      <w:pPr>
        <w:pStyle w:val="ListParagraph"/>
        <w:numPr>
          <w:ilvl w:val="0"/>
          <w:numId w:val="42"/>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Nervousness (0.25)</w:t>
      </w:r>
    </w:p>
    <w:p w:rsidR="6FAA31D9" w:rsidP="6A74112E" w:rsidRDefault="6FAA31D9" w14:paraId="32A6991B" w14:textId="4F3AF310">
      <w:pPr>
        <w:pStyle w:val="ListParagraph"/>
        <w:numPr>
          <w:ilvl w:val="0"/>
          <w:numId w:val="42"/>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Realization (0.24)</w:t>
      </w:r>
    </w:p>
    <w:p w:rsidR="6FAA31D9" w:rsidP="6A74112E" w:rsidRDefault="6FAA31D9" w14:paraId="2238F3D9" w14:textId="6AAAC518">
      <w:pPr>
        <w:pStyle w:val="ListParagraph"/>
        <w:numPr>
          <w:ilvl w:val="0"/>
          <w:numId w:val="42"/>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Relief (0.22)</w:t>
      </w:r>
    </w:p>
    <w:p w:rsidR="6FAA31D9" w:rsidP="6A74112E" w:rsidRDefault="6FAA31D9" w14:paraId="462733EE" w14:textId="12914E98">
      <w:pPr>
        <w:pStyle w:val="ListParagraph"/>
        <w:numPr>
          <w:ilvl w:val="0"/>
          <w:numId w:val="42"/>
        </w:num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right="0"/>
        <w:jc w:val="both"/>
        <w:rPr>
          <w:rFonts w:ascii="Times New Roman" w:hAnsi="Arial Unicode MS" w:eastAsia="Arial Unicode MS" w:cs="Arial Unicode MS"/>
          <w:noProof w:val="0"/>
          <w:color w:val="000000" w:themeColor="text1" w:themeTint="FF" w:themeShade="FF"/>
          <w:sz w:val="24"/>
          <w:szCs w:val="24"/>
          <w:lang w:val="en-US"/>
        </w:rPr>
      </w:pPr>
      <w:r w:rsidRPr="6A74112E" w:rsidR="6FAA31D9">
        <w:rPr>
          <w:rFonts w:ascii="Times New Roman" w:hAnsi="Arial Unicode MS" w:eastAsia="Arial Unicode MS" w:cs="Arial Unicode MS"/>
          <w:noProof w:val="0"/>
          <w:sz w:val="24"/>
          <w:szCs w:val="24"/>
          <w:lang w:val="en-US"/>
        </w:rPr>
        <w:t>Annoyance (0.20)</w:t>
      </w:r>
    </w:p>
    <w:p w:rsidR="6A74112E" w:rsidP="6A74112E" w:rsidRDefault="6A74112E" w14:paraId="2586034C" w14:textId="77F9EFD4">
      <w:pPr>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both"/>
        <w:rPr>
          <w:sz w:val="24"/>
          <w:szCs w:val="24"/>
        </w:rPr>
      </w:pPr>
    </w:p>
    <w:p w:rsidR="6A74112E" w:rsidP="6A74112E" w:rsidRDefault="6A74112E" w14:paraId="5AE78CF7" w14:textId="34E55C47">
      <w:pPr>
        <w:pBdr>
          <w:top w:val="nil" w:color="000000" w:sz="0" w:space="0"/>
          <w:left w:val="nil" w:color="000000" w:sz="0" w:space="0"/>
          <w:bottom w:val="nil" w:color="000000" w:sz="0" w:space="0"/>
          <w:right w:val="nil" w:color="000000" w:sz="0" w:space="0"/>
          <w:between w:val="nil" w:color="000000" w:sz="0" w:space="0"/>
        </w:pBdr>
        <w:spacing w:before="0" w:beforeAutospacing="off" w:after="0" w:afterAutospacing="off" w:line="276" w:lineRule="auto"/>
        <w:ind w:left="0" w:right="0"/>
        <w:jc w:val="both"/>
        <w:rPr>
          <w:sz w:val="24"/>
          <w:szCs w:val="24"/>
        </w:rPr>
      </w:pPr>
    </w:p>
    <w:p w:rsidR="6A74112E" w:rsidP="6A74112E" w:rsidRDefault="6A74112E" w14:paraId="35494023" w14:textId="0FE794ED">
      <w:pPr>
        <w:pBdr>
          <w:top w:val="nil" w:color="000000" w:sz="0" w:space="0"/>
          <w:left w:val="nil" w:color="000000" w:sz="0" w:space="0"/>
          <w:bottom w:val="nil" w:color="000000" w:sz="0" w:space="0"/>
          <w:right w:val="nil" w:color="000000" w:sz="0" w:space="0"/>
          <w:between w:val="nil" w:color="000000" w:sz="0" w:space="0"/>
        </w:pBdr>
        <w:spacing w:before="0" w:beforeAutospacing="off" w:after="0" w:afterAutospacing="off" w:line="276" w:lineRule="auto"/>
        <w:ind w:left="0" w:right="0"/>
        <w:jc w:val="both"/>
        <w:rPr>
          <w:sz w:val="24"/>
          <w:szCs w:val="24"/>
        </w:rPr>
      </w:pPr>
    </w:p>
    <w:p w:rsidR="6A74112E" w:rsidP="6A74112E" w:rsidRDefault="6A74112E" w14:paraId="071DECDE" w14:textId="02180D36">
      <w:pPr>
        <w:pBdr>
          <w:top w:val="nil" w:color="000000" w:sz="0" w:space="0"/>
          <w:left w:val="nil" w:color="000000" w:sz="0" w:space="0"/>
          <w:bottom w:val="nil" w:color="000000" w:sz="0" w:space="0"/>
          <w:right w:val="nil" w:color="000000" w:sz="0" w:space="0"/>
          <w:between w:val="nil" w:color="000000" w:sz="0" w:space="0"/>
        </w:pBdr>
        <w:spacing w:before="0" w:beforeAutospacing="off" w:after="0" w:afterAutospacing="off" w:line="276" w:lineRule="auto"/>
        <w:ind w:left="0" w:right="0"/>
        <w:jc w:val="both"/>
        <w:rPr>
          <w:sz w:val="24"/>
          <w:szCs w:val="24"/>
        </w:rPr>
      </w:pPr>
    </w:p>
    <w:p w:rsidR="00A33047" w:rsidP="6A74112E" w:rsidRDefault="00A33047" w14:paraId="245C11E1" w14:textId="13CB29C3">
      <w:pPr>
        <w:pBdr>
          <w:top w:val="nil" w:color="000000" w:sz="0" w:space="0"/>
          <w:left w:val="nil" w:color="000000" w:sz="0" w:space="0"/>
          <w:bottom w:val="nil" w:color="000000" w:sz="0" w:space="0"/>
          <w:right w:val="nil" w:color="000000" w:sz="0" w:space="0"/>
          <w:between w:val="nil" w:color="000000" w:sz="0" w:space="0"/>
        </w:pBdr>
        <w:spacing w:before="0" w:beforeAutospacing="off" w:after="0" w:afterAutospacing="off" w:line="276" w:lineRule="auto"/>
        <w:ind w:left="0" w:right="0"/>
        <w:jc w:val="both"/>
        <w:rPr>
          <w:sz w:val="24"/>
          <w:szCs w:val="24"/>
        </w:rPr>
      </w:pPr>
      <w:r w:rsidRPr="6A74112E" w:rsidR="00A33047">
        <w:rPr>
          <w:sz w:val="24"/>
          <w:szCs w:val="24"/>
        </w:rPr>
        <w:t>The performance of the different emotions across the metrics of precision, recall and F1-score can be graphically shown through a per emotion class basis bar graph.</w:t>
      </w:r>
    </w:p>
    <w:p w:rsidR="73693B6A" w:rsidP="6A74112E" w:rsidRDefault="73693B6A" w14:paraId="3F2D7498" w14:textId="1486EBB6">
      <w:pPr>
        <w:pStyle w:val="ListParagraph"/>
        <w:numPr>
          <w:ilvl w:val="0"/>
          <w:numId w:val="29"/>
        </w:numPr>
        <w:spacing w:line="276" w:lineRule="auto"/>
        <w:jc w:val="both"/>
        <w:rPr>
          <w:color w:val="000000" w:themeColor="text1" w:themeTint="FF" w:themeShade="FF"/>
          <w:sz w:val="24"/>
          <w:szCs w:val="24"/>
        </w:rPr>
      </w:pPr>
      <w:r w:rsidRPr="6A74112E" w:rsidR="73693B6A">
        <w:rPr>
          <w:color w:val="000000" w:themeColor="text1" w:themeTint="FF" w:themeShade="FF"/>
          <w:sz w:val="24"/>
          <w:szCs w:val="24"/>
        </w:rPr>
        <w:t>Precision, recall and F1-score on a per emotion class basis</w:t>
      </w:r>
    </w:p>
    <w:p w:rsidR="3D79B5BE" w:rsidP="6A74112E" w:rsidRDefault="3D79B5BE" w14:paraId="73FFBE6B" w14:textId="5E8CF54D">
      <w:pPr>
        <w:pStyle w:val="Normal"/>
        <w:spacing w:line="276" w:lineRule="auto"/>
        <w:ind w:left="0"/>
        <w:jc w:val="both"/>
        <w:rPr>
          <w:rFonts w:ascii="Times New Roman" w:hAnsi="Times New Roman" w:eastAsia="Times New Roman" w:cs="Times New Roman"/>
          <w:noProof w:val="0"/>
          <w:sz w:val="24"/>
          <w:szCs w:val="24"/>
          <w:lang w:val="en-US"/>
        </w:rPr>
      </w:pPr>
      <w:r w:rsidR="3D79B5BE">
        <w:drawing>
          <wp:inline wp14:editId="4E2CF271" wp14:anchorId="287A85ED">
            <wp:extent cx="5943600" cy="2771775"/>
            <wp:effectExtent l="0" t="0" r="0" b="0"/>
            <wp:docPr id="1318552840" name="drawing" descr="per_class_metrics_bar_chart.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4115776" name=""/>
                    <pic:cNvPicPr/>
                  </pic:nvPicPr>
                  <pic:blipFill>
                    <a:blip xmlns:r="http://schemas.openxmlformats.org/officeDocument/2006/relationships" r:embed="rId1023380322">
                      <a:extLst>
                        <a:ext xmlns:a="http://schemas.openxmlformats.org/drawingml/2006/main"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rsidR="0BF551BF" w:rsidP="6A74112E" w:rsidRDefault="0BF551BF" w14:paraId="5FE677A4" w14:textId="181FAD2F">
      <w:pPr>
        <w:pStyle w:val="Normal"/>
        <w:spacing w:line="276" w:lineRule="auto"/>
        <w:ind w:left="0"/>
        <w:jc w:val="both"/>
        <w:rPr>
          <w:rFonts w:ascii="Times New Roman" w:hAnsi="Times New Roman" w:eastAsia="Times New Roman" w:cs="Times New Roman"/>
          <w:noProof w:val="0"/>
          <w:sz w:val="24"/>
          <w:szCs w:val="24"/>
          <w:lang w:val="en-US"/>
        </w:rPr>
      </w:pPr>
      <w:r w:rsidRPr="6A74112E" w:rsidR="0BF551BF">
        <w:rPr>
          <w:rFonts w:ascii="Times New Roman" w:hAnsi="Times New Roman" w:eastAsia="Times New Roman" w:cs="Times New Roman"/>
          <w:noProof w:val="0"/>
          <w:sz w:val="24"/>
          <w:szCs w:val="24"/>
          <w:lang w:val="en-US"/>
        </w:rPr>
        <w:t xml:space="preserve">We also tried to </w:t>
      </w:r>
      <w:r w:rsidRPr="6A74112E" w:rsidR="0BF551BF">
        <w:rPr>
          <w:rFonts w:ascii="Times New Roman" w:hAnsi="Times New Roman" w:eastAsia="Times New Roman" w:cs="Times New Roman"/>
          <w:noProof w:val="0"/>
          <w:sz w:val="24"/>
          <w:szCs w:val="24"/>
          <w:lang w:val="en-US"/>
        </w:rPr>
        <w:t>utilize</w:t>
      </w:r>
      <w:r w:rsidRPr="6A74112E" w:rsidR="0BF551BF">
        <w:rPr>
          <w:rFonts w:ascii="Times New Roman" w:hAnsi="Times New Roman" w:eastAsia="Times New Roman" w:cs="Times New Roman"/>
          <w:noProof w:val="0"/>
          <w:sz w:val="24"/>
          <w:szCs w:val="24"/>
          <w:lang w:val="en-US"/>
        </w:rPr>
        <w:t xml:space="preserve"> the metrics usually used in CNN models to see if they could help us gather any </w:t>
      </w:r>
      <w:r w:rsidRPr="6A74112E" w:rsidR="0BF551BF">
        <w:rPr>
          <w:rFonts w:ascii="Times New Roman" w:hAnsi="Times New Roman" w:eastAsia="Times New Roman" w:cs="Times New Roman"/>
          <w:noProof w:val="0"/>
          <w:sz w:val="24"/>
          <w:szCs w:val="24"/>
          <w:lang w:val="en-US"/>
        </w:rPr>
        <w:t>additional</w:t>
      </w:r>
      <w:r w:rsidRPr="6A74112E" w:rsidR="0BF551BF">
        <w:rPr>
          <w:rFonts w:ascii="Times New Roman" w:hAnsi="Times New Roman" w:eastAsia="Times New Roman" w:cs="Times New Roman"/>
          <w:noProof w:val="0"/>
          <w:sz w:val="24"/>
          <w:szCs w:val="24"/>
          <w:lang w:val="en-US"/>
        </w:rPr>
        <w:t xml:space="preserve"> insights. One of the metrics usually used in CNN models is the Jaccard score.</w:t>
      </w:r>
    </w:p>
    <w:p w:rsidR="0BF551BF" w:rsidP="6A74112E" w:rsidRDefault="0BF551BF" w14:paraId="53AA52E0" w14:textId="5F262B0A">
      <w:pPr>
        <w:pStyle w:val="ListParagraph"/>
        <w:numPr>
          <w:ilvl w:val="0"/>
          <w:numId w:val="43"/>
        </w:numPr>
        <w:spacing w:line="276" w:lineRule="auto"/>
        <w:jc w:val="both"/>
        <w:rPr>
          <w:b w:val="0"/>
          <w:bCs w:val="0"/>
          <w:color w:val="000000" w:themeColor="text1" w:themeTint="FF" w:themeShade="FF"/>
          <w:sz w:val="24"/>
          <w:szCs w:val="24"/>
        </w:rPr>
      </w:pPr>
      <w:r w:rsidRPr="6A74112E" w:rsidR="0BF551BF">
        <w:rPr>
          <w:b w:val="0"/>
          <w:bCs w:val="0"/>
          <w:sz w:val="24"/>
          <w:szCs w:val="24"/>
        </w:rPr>
        <w:t>Jaccard Score:</w:t>
      </w:r>
    </w:p>
    <w:p w:rsidR="0BF551BF" w:rsidP="6A74112E" w:rsidRDefault="0BF551BF" w14:paraId="59B776AE" w14:textId="22B2902B">
      <w:pPr>
        <w:spacing w:line="276" w:lineRule="auto"/>
        <w:jc w:val="center"/>
        <w:rPr>
          <w:sz w:val="24"/>
          <w:szCs w:val="24"/>
        </w:rPr>
      </w:pPr>
      <w:r w:rsidR="0BF551BF">
        <w:drawing>
          <wp:inline wp14:editId="6E5EEE7B" wp14:anchorId="79D5309A">
            <wp:extent cx="3648449" cy="796492"/>
            <wp:effectExtent l="0" t="0" r="0" b="0"/>
            <wp:docPr id="461016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2544913" name=""/>
                    <pic:cNvPicPr/>
                  </pic:nvPicPr>
                  <pic:blipFill>
                    <a:blip xmlns:r="http://schemas.openxmlformats.org/officeDocument/2006/relationships" r:embed="rId527940678">
                      <a:extLst>
                        <a:ext uri="{28A0092B-C50C-407E-A947-70E740481C1C}">
                          <a14:useLocalDpi xmlns:a14="http://schemas.microsoft.com/office/drawing/2010/main"/>
                        </a:ext>
                      </a:extLst>
                    </a:blip>
                    <a:stretch>
                      <a:fillRect/>
                    </a:stretch>
                  </pic:blipFill>
                  <pic:spPr>
                    <a:xfrm rot="0">
                      <a:off x="0" y="0"/>
                      <a:ext cx="3648449" cy="796492"/>
                    </a:xfrm>
                    <a:prstGeom prst="rect">
                      <a:avLst/>
                    </a:prstGeom>
                  </pic:spPr>
                </pic:pic>
              </a:graphicData>
            </a:graphic>
          </wp:inline>
        </w:drawing>
      </w:r>
    </w:p>
    <w:p w:rsidR="0BF551BF" w:rsidP="6A74112E" w:rsidRDefault="0BF551BF" w14:paraId="2B077AE7" w14:textId="2CA1DC81">
      <w:pPr>
        <w:spacing w:line="276" w:lineRule="auto"/>
        <w:jc w:val="both"/>
        <w:rPr>
          <w:sz w:val="24"/>
          <w:szCs w:val="24"/>
        </w:rPr>
      </w:pPr>
      <w:r w:rsidRPr="6A74112E" w:rsidR="0BF551BF">
        <w:rPr>
          <w:sz w:val="24"/>
          <w:szCs w:val="24"/>
        </w:rPr>
        <w:t>How we interpret these scores is given below:</w:t>
      </w:r>
    </w:p>
    <w:p w:rsidR="0BF551BF" w:rsidP="6A74112E" w:rsidRDefault="0BF551BF" w14:paraId="382AC091" w14:textId="51B4A2F6">
      <w:pPr>
        <w:pStyle w:val="ListParagraph"/>
        <w:numPr>
          <w:ilvl w:val="0"/>
          <w:numId w:val="46"/>
        </w:numPr>
        <w:spacing w:line="276" w:lineRule="auto"/>
        <w:jc w:val="both"/>
        <w:rPr>
          <w:color w:val="000000" w:themeColor="text1" w:themeTint="FF" w:themeShade="FF"/>
          <w:sz w:val="24"/>
          <w:szCs w:val="24"/>
        </w:rPr>
      </w:pPr>
      <w:r w:rsidRPr="6A74112E" w:rsidR="0BF551BF">
        <w:rPr>
          <w:sz w:val="24"/>
          <w:szCs w:val="24"/>
        </w:rPr>
        <w:t xml:space="preserve">Jaccard Score (Samples Average): </w:t>
      </w:r>
      <w:r w:rsidRPr="6A74112E" w:rsidR="29C81083">
        <w:rPr>
          <w:sz w:val="24"/>
          <w:szCs w:val="24"/>
        </w:rPr>
        <w:t xml:space="preserve">This provides us with the average overlap between true and predicted labels. As seen here, a 0.5195 score reflects that 51.95% </w:t>
      </w:r>
      <w:r w:rsidRPr="6A74112E" w:rsidR="16ABA7D2">
        <w:rPr>
          <w:sz w:val="24"/>
          <w:szCs w:val="24"/>
        </w:rPr>
        <w:t>of the true labels</w:t>
      </w:r>
      <w:r w:rsidRPr="6A74112E" w:rsidR="04DEC125">
        <w:rPr>
          <w:sz w:val="24"/>
          <w:szCs w:val="24"/>
        </w:rPr>
        <w:t xml:space="preserve"> and predicted labels overlapped with each other or in other words, overall, 51.95% of true labels were predicted correctly. </w:t>
      </w:r>
    </w:p>
    <w:p w:rsidR="0BF551BF" w:rsidP="6A74112E" w:rsidRDefault="0BF551BF" w14:paraId="465C2122" w14:textId="4587308C">
      <w:pPr>
        <w:pStyle w:val="ListParagraph"/>
        <w:numPr>
          <w:ilvl w:val="0"/>
          <w:numId w:val="46"/>
        </w:numPr>
        <w:spacing w:line="276" w:lineRule="auto"/>
        <w:jc w:val="both"/>
        <w:rPr>
          <w:color w:val="000000" w:themeColor="text1" w:themeTint="FF" w:themeShade="FF"/>
          <w:sz w:val="24"/>
          <w:szCs w:val="24"/>
        </w:rPr>
      </w:pPr>
      <w:r w:rsidRPr="6A74112E" w:rsidR="0BF551BF">
        <w:rPr>
          <w:sz w:val="24"/>
          <w:szCs w:val="24"/>
        </w:rPr>
        <w:t xml:space="preserve">Jaccard Score (Weighted Average): This </w:t>
      </w:r>
      <w:r w:rsidRPr="6A74112E" w:rsidR="0F383960">
        <w:rPr>
          <w:sz w:val="24"/>
          <w:szCs w:val="24"/>
        </w:rPr>
        <w:t xml:space="preserve">takes into consideration the frequency of </w:t>
      </w:r>
      <w:r w:rsidRPr="6A74112E" w:rsidR="3C3347B4">
        <w:rPr>
          <w:sz w:val="24"/>
          <w:szCs w:val="24"/>
        </w:rPr>
        <w:t xml:space="preserve">true labels associated with </w:t>
      </w:r>
      <w:r w:rsidRPr="6A74112E" w:rsidR="0F383960">
        <w:rPr>
          <w:sz w:val="24"/>
          <w:szCs w:val="24"/>
        </w:rPr>
        <w:t>each emotion to calculate a weighted average of true labels that got predicted.</w:t>
      </w:r>
      <w:r w:rsidRPr="6A74112E" w:rsidR="0F383960">
        <w:rPr>
          <w:sz w:val="24"/>
          <w:szCs w:val="24"/>
        </w:rPr>
        <w:t xml:space="preserve"> The score of </w:t>
      </w:r>
      <w:r w:rsidRPr="6A74112E" w:rsidR="3DF106D9">
        <w:rPr>
          <w:sz w:val="24"/>
          <w:szCs w:val="24"/>
        </w:rPr>
        <w:t xml:space="preserve">0.4110 or 41.10% shows that </w:t>
      </w:r>
      <w:r w:rsidRPr="6A74112E" w:rsidR="74D4CEF2">
        <w:rPr>
          <w:sz w:val="24"/>
          <w:szCs w:val="24"/>
        </w:rPr>
        <w:t>when frequency of true labels is added into the mix, the percentage decreases and shows that there are some class labels which perform poor which is reflected through this weig</w:t>
      </w:r>
      <w:r w:rsidRPr="6A74112E" w:rsidR="4D9C5DD0">
        <w:rPr>
          <w:sz w:val="24"/>
          <w:szCs w:val="24"/>
        </w:rPr>
        <w:t xml:space="preserve">hted average. </w:t>
      </w:r>
    </w:p>
    <w:p w:rsidR="0BF551BF" w:rsidP="6A74112E" w:rsidRDefault="0BF551BF" w14:paraId="31820252" w14:textId="4757F3CF">
      <w:pPr>
        <w:pStyle w:val="ListParagraph"/>
        <w:numPr>
          <w:ilvl w:val="0"/>
          <w:numId w:val="46"/>
        </w:numPr>
        <w:spacing w:line="276" w:lineRule="auto"/>
        <w:jc w:val="both"/>
        <w:rPr>
          <w:color w:val="000000" w:themeColor="text1" w:themeTint="FF" w:themeShade="FF"/>
          <w:sz w:val="24"/>
          <w:szCs w:val="24"/>
        </w:rPr>
      </w:pPr>
      <w:r w:rsidRPr="6A74112E" w:rsidR="0BF551BF">
        <w:rPr>
          <w:sz w:val="24"/>
          <w:szCs w:val="24"/>
        </w:rPr>
        <w:t xml:space="preserve">Jaccard Score (Macro Average): This calculates the Jaccard score for each individual label (emotion) and then </w:t>
      </w:r>
      <w:r w:rsidRPr="6A74112E" w:rsidR="00F729F1">
        <w:rPr>
          <w:sz w:val="24"/>
          <w:szCs w:val="24"/>
        </w:rPr>
        <w:t>calculat</w:t>
      </w:r>
      <w:r w:rsidRPr="6A74112E" w:rsidR="0BF551BF">
        <w:rPr>
          <w:sz w:val="24"/>
          <w:szCs w:val="24"/>
        </w:rPr>
        <w:t xml:space="preserve">es the unweighted average. This metric treats all labels </w:t>
      </w:r>
      <w:r w:rsidRPr="6A74112E" w:rsidR="769A7316">
        <w:rPr>
          <w:sz w:val="24"/>
          <w:szCs w:val="24"/>
        </w:rPr>
        <w:t>equally and</w:t>
      </w:r>
      <w:r w:rsidRPr="6A74112E" w:rsidR="77E97430">
        <w:rPr>
          <w:sz w:val="24"/>
          <w:szCs w:val="24"/>
        </w:rPr>
        <w:t xml:space="preserve"> helps </w:t>
      </w:r>
      <w:r w:rsidRPr="6A74112E" w:rsidR="0BF551BF">
        <w:rPr>
          <w:sz w:val="24"/>
          <w:szCs w:val="24"/>
        </w:rPr>
        <w:t xml:space="preserve">highlight performance </w:t>
      </w:r>
      <w:r w:rsidRPr="6A74112E" w:rsidR="72D9EF14">
        <w:rPr>
          <w:sz w:val="24"/>
          <w:szCs w:val="24"/>
        </w:rPr>
        <w:t>in</w:t>
      </w:r>
      <w:r w:rsidRPr="6A74112E" w:rsidR="0BF551BF">
        <w:rPr>
          <w:sz w:val="24"/>
          <w:szCs w:val="24"/>
        </w:rPr>
        <w:t xml:space="preserve"> less frequent classes. </w:t>
      </w:r>
      <w:r w:rsidRPr="6A74112E" w:rsidR="29CD7958">
        <w:rPr>
          <w:sz w:val="24"/>
          <w:szCs w:val="24"/>
        </w:rPr>
        <w:t xml:space="preserve">The Jaccard score of 0.3358 or 33.58% shows that some of the classes fare </w:t>
      </w:r>
      <w:r w:rsidRPr="6A74112E" w:rsidR="71283752">
        <w:rPr>
          <w:sz w:val="24"/>
          <w:szCs w:val="24"/>
        </w:rPr>
        <w:t>poorly</w:t>
      </w:r>
      <w:r w:rsidRPr="6A74112E" w:rsidR="29CD7958">
        <w:rPr>
          <w:sz w:val="24"/>
          <w:szCs w:val="24"/>
        </w:rPr>
        <w:t xml:space="preserve"> to bring the overall average down. This is expected in a dataset which has data imbalance and has classes that have </w:t>
      </w:r>
      <w:r w:rsidRPr="6A74112E" w:rsidR="2DC1DCE0">
        <w:rPr>
          <w:sz w:val="24"/>
          <w:szCs w:val="24"/>
        </w:rPr>
        <w:t xml:space="preserve">performed poorly. </w:t>
      </w:r>
    </w:p>
    <w:p w:rsidR="6A74112E" w:rsidP="6A74112E" w:rsidRDefault="6A74112E" w14:paraId="2717C97A" w14:textId="45437528">
      <w:pPr>
        <w:pStyle w:val="Normal"/>
        <w:spacing w:line="276" w:lineRule="auto"/>
        <w:jc w:val="both"/>
        <w:rPr>
          <w:color w:val="000000" w:themeColor="text1" w:themeTint="FF" w:themeShade="FF"/>
          <w:sz w:val="24"/>
          <w:szCs w:val="24"/>
        </w:rPr>
      </w:pPr>
    </w:p>
    <w:p w:rsidR="72A4E5A6" w:rsidP="6A74112E" w:rsidRDefault="72A4E5A6" w14:paraId="72428F88" w14:textId="228AF3D9">
      <w:pPr>
        <w:pStyle w:val="Normal"/>
        <w:spacing w:line="276" w:lineRule="auto"/>
        <w:jc w:val="both"/>
        <w:rPr>
          <w:color w:val="000000" w:themeColor="text1" w:themeTint="FF" w:themeShade="FF"/>
          <w:sz w:val="24"/>
          <w:szCs w:val="24"/>
        </w:rPr>
      </w:pPr>
      <w:r w:rsidRPr="6A74112E" w:rsidR="72A4E5A6">
        <w:rPr>
          <w:color w:val="000000" w:themeColor="text1" w:themeTint="FF" w:themeShade="FF"/>
          <w:sz w:val="24"/>
          <w:szCs w:val="24"/>
        </w:rPr>
        <w:t xml:space="preserve">We can now combine </w:t>
      </w:r>
      <w:r w:rsidRPr="6A74112E" w:rsidR="72A4E5A6">
        <w:rPr>
          <w:color w:val="000000" w:themeColor="text1" w:themeTint="FF" w:themeShade="FF"/>
          <w:sz w:val="24"/>
          <w:szCs w:val="24"/>
        </w:rPr>
        <w:t>all of</w:t>
      </w:r>
      <w:r w:rsidRPr="6A74112E" w:rsidR="72A4E5A6">
        <w:rPr>
          <w:color w:val="000000" w:themeColor="text1" w:themeTint="FF" w:themeShade="FF"/>
          <w:sz w:val="24"/>
          <w:szCs w:val="24"/>
        </w:rPr>
        <w:t xml:space="preserve"> the analysis done to create an overall performance summary.</w:t>
      </w:r>
    </w:p>
    <w:p w:rsidR="72A4E5A6" w:rsidP="6A74112E" w:rsidRDefault="72A4E5A6" w14:paraId="7F4C2F19" w14:textId="420430B7">
      <w:pPr>
        <w:pStyle w:val="ListParagraph"/>
        <w:numPr>
          <w:ilvl w:val="0"/>
          <w:numId w:val="47"/>
        </w:numPr>
        <w:spacing w:line="276" w:lineRule="auto"/>
        <w:jc w:val="both"/>
        <w:rPr>
          <w:color w:val="000000" w:themeColor="text1" w:themeTint="FF" w:themeShade="FF"/>
          <w:sz w:val="24"/>
          <w:szCs w:val="24"/>
        </w:rPr>
      </w:pPr>
      <w:r w:rsidRPr="6A74112E" w:rsidR="72A4E5A6">
        <w:rPr>
          <w:color w:val="000000" w:themeColor="text1" w:themeTint="FF" w:themeShade="FF"/>
          <w:sz w:val="24"/>
          <w:szCs w:val="24"/>
        </w:rPr>
        <w:t>Model performance summary:</w:t>
      </w:r>
    </w:p>
    <w:p w:rsidR="6A74112E" w:rsidP="6A74112E" w:rsidRDefault="6A74112E" w14:paraId="16C593CB" w14:textId="46F29CBE">
      <w:pPr>
        <w:pStyle w:val="Normal"/>
        <w:spacing w:line="276" w:lineRule="auto"/>
        <w:ind w:left="0"/>
        <w:jc w:val="both"/>
        <w:rPr>
          <w:rFonts w:ascii="Times New Roman" w:hAnsi="Times New Roman" w:eastAsia="Times New Roman" w:cs="Times New Roman"/>
          <w:noProof w:val="0"/>
          <w:sz w:val="24"/>
          <w:szCs w:val="24"/>
          <w:lang w:val="en-US"/>
        </w:rPr>
      </w:pPr>
    </w:p>
    <w:p w:rsidR="213DB3FB" w:rsidP="6A74112E" w:rsidRDefault="213DB3FB" w14:paraId="45E1DA9A" w14:textId="6A9B1290">
      <w:pPr>
        <w:spacing w:line="276" w:lineRule="auto"/>
        <w:ind w:left="0"/>
        <w:jc w:val="center"/>
        <w:rPr>
          <w:noProof w:val="0"/>
          <w:sz w:val="24"/>
          <w:szCs w:val="24"/>
          <w:lang w:val="en-US"/>
        </w:rPr>
      </w:pPr>
      <w:r w:rsidR="213DB3FB">
        <w:drawing>
          <wp:inline wp14:editId="3E77AF04" wp14:anchorId="1D159BD7">
            <wp:extent cx="3743325" cy="3714750"/>
            <wp:effectExtent l="0" t="0" r="0" b="0"/>
            <wp:docPr id="1596056269" name="drawing"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6056269" name=""/>
                    <pic:cNvPicPr/>
                  </pic:nvPicPr>
                  <pic:blipFill>
                    <a:blip xmlns:r="http://schemas.openxmlformats.org/officeDocument/2006/relationships" r:embed="rId1604990668">
                      <a:extLst>
                        <a:ext xmlns:a="http://schemas.openxmlformats.org/drawingml/2006/main" uri="{28A0092B-C50C-407E-A947-70E740481C1C}">
                          <a14:useLocalDpi xmlns:a14="http://schemas.microsoft.com/office/drawing/2010/main" val="0"/>
                        </a:ext>
                      </a:extLst>
                    </a:blip>
                    <a:stretch>
                      <a:fillRect/>
                    </a:stretch>
                  </pic:blipFill>
                  <pic:spPr>
                    <a:xfrm>
                      <a:off x="0" y="0"/>
                      <a:ext cx="3743325" cy="3714750"/>
                    </a:xfrm>
                    <a:prstGeom prst="rect">
                      <a:avLst/>
                    </a:prstGeom>
                  </pic:spPr>
                </pic:pic>
              </a:graphicData>
            </a:graphic>
          </wp:inline>
        </w:drawing>
      </w:r>
    </w:p>
    <w:p w:rsidR="3C6A917D" w:rsidP="6A74112E" w:rsidRDefault="3C6A917D" w14:paraId="09227A72" w14:textId="1D296814">
      <w:pPr>
        <w:spacing w:line="276"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3C6A91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Some of the key f</w:t>
      </w:r>
      <w:r w:rsidRPr="6A74112E" w:rsidR="08DDF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indings </w:t>
      </w:r>
      <w:r w:rsidRPr="6A74112E" w:rsidR="679C0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w:t>
      </w:r>
    </w:p>
    <w:p w:rsidR="6A74112E" w:rsidP="6A74112E" w:rsidRDefault="6A74112E" w14:paraId="195F782F" w14:textId="4588DC5C">
      <w:pPr>
        <w:spacing w:line="276"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8DDF268" w:rsidP="6A74112E" w:rsidRDefault="08DDF268" w14:paraId="6D294864" w14:textId="4D42C7B3">
      <w:pPr>
        <w:pStyle w:val="ListParagraph"/>
        <w:numPr>
          <w:ilvl w:val="0"/>
          <w:numId w:val="48"/>
        </w:num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08DDF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Best performance - gratitude, love, and amusement (higher F1-scores). </w:t>
      </w:r>
    </w:p>
    <w:p w:rsidR="08DDF268" w:rsidP="6A74112E" w:rsidRDefault="08DDF268" w14:paraId="17B87372" w14:textId="416DD128">
      <w:pPr>
        <w:pStyle w:val="ListParagraph"/>
        <w:numPr>
          <w:ilvl w:val="0"/>
          <w:numId w:val="48"/>
        </w:num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08DDF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Poor performance</w:t>
      </w:r>
      <w:r w:rsidRPr="6A74112E" w:rsidR="08DDF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realization, relief, and annoyance (lower F1-scores). </w:t>
      </w:r>
    </w:p>
    <w:p w:rsidR="685CE7F1" w:rsidP="6A74112E" w:rsidRDefault="685CE7F1" w14:paraId="530A6392" w14:textId="38A00CCC">
      <w:pPr>
        <w:pStyle w:val="ListParagraph"/>
        <w:numPr>
          <w:ilvl w:val="0"/>
          <w:numId w:val="48"/>
        </w:num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685CE7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When looked at the performance all low F1-score emotions</w:t>
      </w:r>
      <w:r w:rsidRPr="6A74112E" w:rsidR="35187C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w:t>
      </w:r>
      <w:r w:rsidRPr="6A74112E" w:rsidR="35187C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observe</w:t>
      </w:r>
      <w:r w:rsidRPr="6A74112E" w:rsidR="35187C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all of them</w:t>
      </w:r>
      <w:r w:rsidRPr="6A74112E" w:rsidR="685CE7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have poor recall</w:t>
      </w:r>
      <w:r w:rsidRPr="6A74112E" w:rsidR="3EA7F3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3EA7F3EC" w:rsidP="6A74112E" w:rsidRDefault="3EA7F3EC" w14:paraId="44F3351C" w14:textId="7EE19E80">
      <w:pPr>
        <w:pStyle w:val="ListParagraph"/>
        <w:numPr>
          <w:ilvl w:val="0"/>
          <w:numId w:val="48"/>
        </w:num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3EA7F3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When we look at the confusion matrix for such examples, we see that the count of False Negative is higher than True Positive for such classes showing that the model is unable to generalize </w:t>
      </w:r>
      <w:r w:rsidRPr="6A74112E" w:rsidR="616B11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about the emotion from the limited data available for the give emotion.</w:t>
      </w:r>
    </w:p>
    <w:p w:rsidR="616B11E0" w:rsidP="6A74112E" w:rsidRDefault="616B11E0" w14:paraId="53787627" w14:textId="224DC2C5">
      <w:pPr>
        <w:pStyle w:val="ListParagraph"/>
        <w:numPr>
          <w:ilvl w:val="0"/>
          <w:numId w:val="48"/>
        </w:num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616B11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Thus, we can say that a low count of data examples is one of the possible reasons behind lower F1-scores for emotions like nervousness, relief, caring</w:t>
      </w:r>
      <w:r w:rsidRPr="6A74112E" w:rsidR="29C094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the model is rarely able to correctly predict the emotion</w:t>
      </w:r>
      <w:r w:rsidRPr="6A74112E" w:rsidR="616B11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3D056350" w:rsidP="6A74112E" w:rsidRDefault="3D056350" w14:paraId="484A1523" w14:textId="38429F01">
      <w:pPr>
        <w:pStyle w:val="ListParagraph"/>
        <w:numPr>
          <w:ilvl w:val="0"/>
          <w:numId w:val="48"/>
        </w:num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3D0563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some emotions there are some </w:t>
      </w:r>
      <w:r w:rsidRPr="6A74112E" w:rsidR="3D0563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t>
      </w:r>
      <w:r w:rsidRPr="6A74112E" w:rsidR="08DDF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rade-offs</w:t>
      </w:r>
      <w:r w:rsidRPr="6A74112E" w:rsidR="08DDF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A74112E" w:rsidR="08DDF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w:t>
      </w:r>
      <w:r w:rsidRPr="6A74112E" w:rsidR="08DDF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bserved</w:t>
      </w:r>
      <w:r w:rsidRPr="6A74112E" w:rsidR="08DDF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A74112E" w:rsidR="08DDF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"curiosity" has high recall but </w:t>
      </w:r>
      <w:r w:rsidRPr="6A74112E" w:rsidR="0D717A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lower precision</w:t>
      </w:r>
      <w:r w:rsidRPr="6A74112E" w:rsidR="08DDF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while "</w:t>
      </w:r>
      <w:r w:rsidRPr="6A74112E" w:rsidR="366DCC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approval</w:t>
      </w:r>
      <w:r w:rsidRPr="6A74112E" w:rsidR="08DDF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has high precision but low recall. </w:t>
      </w:r>
    </w:p>
    <w:p w:rsidR="08DDF268" w:rsidP="6A74112E" w:rsidRDefault="08DDF268" w14:paraId="624FC908" w14:textId="3C8C3A96">
      <w:pPr>
        <w:pStyle w:val="ListParagraph"/>
        <w:numPr>
          <w:ilvl w:val="0"/>
          <w:numId w:val="48"/>
        </w:num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08DDF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"neutral" emotion has a moderate F1-score</w:t>
      </w:r>
      <w:r w:rsidRPr="6A74112E" w:rsidR="0F4DB7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when we look at only F1-score but if we look at the confusion matrix, we find there are a lot of instances of False Positive</w:t>
      </w:r>
      <w:r w:rsidRPr="6A74112E" w:rsidR="22F6E5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(compared to False Negatives)</w:t>
      </w:r>
      <w:r w:rsidRPr="6A74112E" w:rsidR="08DDF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6A74112E" w:rsidR="403281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showing the model is biased towards ‘neutral’ emotion.</w:t>
      </w:r>
    </w:p>
    <w:p w:rsidR="4BD9FFDF" w:rsidP="6A74112E" w:rsidRDefault="4BD9FFDF" w14:paraId="1465C967" w14:textId="0319818A">
      <w:pPr>
        <w:pStyle w:val="ListParagraph"/>
        <w:numPr>
          <w:ilvl w:val="0"/>
          <w:numId w:val="48"/>
        </w:num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4BD9FF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We also find that just precision, recall and F1-scores are not enough but a true picture comes up when confusion matrix is used along with it. For example, ‘grief’ has </w:t>
      </w:r>
      <w:r w:rsidRPr="6A74112E" w:rsidR="28A75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F1</w:t>
      </w:r>
      <w:r w:rsidRPr="6A74112E" w:rsidR="4BD9FF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-score of 0.50 and precision of 1.0</w:t>
      </w:r>
      <w:r w:rsidRPr="6A74112E" w:rsidR="26E701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0. </w:t>
      </w:r>
      <w:r w:rsidRPr="6A74112E" w:rsidR="4F9E6A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But when we look at the confusion matrix, we find that out of 6 examples only 2 got rightly categorized. </w:t>
      </w:r>
      <w:r w:rsidRPr="6A74112E" w:rsidR="6BC0AE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Thus,</w:t>
      </w:r>
      <w:r w:rsidRPr="6A74112E" w:rsidR="4F9E6A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high precision and F1-score numbers are due to small sample size and not an actual reflection of the model’s strength in measu</w:t>
      </w:r>
      <w:r w:rsidRPr="6A74112E" w:rsidR="5A4E65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ring emotions for classes with low example count.</w:t>
      </w:r>
    </w:p>
    <w:p w:rsidR="6A74112E" w:rsidP="6A74112E" w:rsidRDefault="6A74112E" w14:paraId="19AE3CAA" w14:textId="1F33E005">
      <w:pPr>
        <w:spacing w:line="276" w:lineRule="auto"/>
        <w:ind w:left="0"/>
        <w:jc w:val="both"/>
        <w:rPr>
          <w:noProof w:val="0"/>
          <w:sz w:val="24"/>
          <w:szCs w:val="24"/>
          <w:lang w:val="en-US"/>
        </w:rPr>
      </w:pPr>
    </w:p>
    <w:p w:rsidR="02B01522" w:rsidP="6A74112E" w:rsidRDefault="02B01522" w14:paraId="4AF09792" w14:textId="71783613">
      <w:pPr>
        <w:spacing w:line="276" w:lineRule="auto"/>
        <w:ind w:left="0"/>
        <w:jc w:val="both"/>
        <w:rPr>
          <w:sz w:val="24"/>
          <w:szCs w:val="24"/>
        </w:rPr>
      </w:pPr>
      <w:r w:rsidRPr="6A74112E" w:rsidR="02B01522">
        <w:rPr>
          <w:noProof w:val="0"/>
          <w:sz w:val="24"/>
          <w:szCs w:val="24"/>
          <w:lang w:val="en-US"/>
        </w:rPr>
        <w:t>Additionally, we tried to compare the model’s findings with the interrater co</w:t>
      </w:r>
      <w:r w:rsidRPr="6A74112E" w:rsidR="5F1A2C67">
        <w:rPr>
          <w:noProof w:val="0"/>
          <w:sz w:val="24"/>
          <w:szCs w:val="24"/>
          <w:lang w:val="en-US"/>
        </w:rPr>
        <w:t xml:space="preserve">rrelation </w:t>
      </w:r>
      <w:r w:rsidRPr="6A74112E" w:rsidR="02B01522">
        <w:rPr>
          <w:noProof w:val="0"/>
          <w:sz w:val="24"/>
          <w:szCs w:val="24"/>
          <w:lang w:val="en-US"/>
        </w:rPr>
        <w:t>as present in the original research project</w:t>
      </w:r>
      <w:r w:rsidRPr="6A74112E" w:rsidR="7D682780">
        <w:rPr>
          <w:noProof w:val="0"/>
          <w:sz w:val="24"/>
          <w:szCs w:val="24"/>
          <w:lang w:val="en-US"/>
        </w:rPr>
        <w:t xml:space="preserve"> to measure if the model performs similar to human raters</w:t>
      </w:r>
      <w:r w:rsidRPr="6A74112E" w:rsidR="02B01522">
        <w:rPr>
          <w:noProof w:val="0"/>
          <w:sz w:val="24"/>
          <w:szCs w:val="24"/>
          <w:lang w:val="en-US"/>
        </w:rPr>
        <w:t>.</w:t>
      </w:r>
      <w:r w:rsidRPr="6A74112E" w:rsidR="02B01522">
        <w:rPr>
          <w:noProof w:val="0"/>
          <w:sz w:val="24"/>
          <w:szCs w:val="24"/>
          <w:lang w:val="en-US"/>
        </w:rPr>
        <w:t xml:space="preserve"> The </w:t>
      </w:r>
      <w:r w:rsidRPr="6A74112E" w:rsidR="02B01522">
        <w:rPr>
          <w:sz w:val="24"/>
          <w:szCs w:val="24"/>
        </w:rPr>
        <w:t>interrater correlation values is a measure of</w:t>
      </w:r>
      <w:r w:rsidRPr="6A74112E" w:rsidR="45E40DE3">
        <w:rPr>
          <w:sz w:val="24"/>
          <w:szCs w:val="24"/>
        </w:rPr>
        <w:t xml:space="preserve"> the agreement level for each emotion across the different raters who rated texts for those emotions.</w:t>
      </w:r>
    </w:p>
    <w:p w:rsidR="6A74112E" w:rsidP="6A74112E" w:rsidRDefault="6A74112E" w14:paraId="4A0B0B02" w14:textId="16DF06A3">
      <w:pPr>
        <w:spacing w:line="276" w:lineRule="auto"/>
        <w:ind w:left="0"/>
        <w:jc w:val="both"/>
        <w:rPr>
          <w:sz w:val="24"/>
          <w:szCs w:val="24"/>
        </w:rPr>
      </w:pPr>
    </w:p>
    <w:p w:rsidR="7783E323" w:rsidP="6A74112E" w:rsidRDefault="7783E323" w14:paraId="2C1D8BE9" w14:textId="59201F60">
      <w:pPr>
        <w:pStyle w:val="ListParagraph"/>
        <w:numPr>
          <w:ilvl w:val="0"/>
          <w:numId w:val="49"/>
        </w:numPr>
        <w:spacing w:line="276" w:lineRule="auto"/>
        <w:jc w:val="both"/>
        <w:rPr>
          <w:noProof w:val="0"/>
          <w:color w:val="000000" w:themeColor="text1" w:themeTint="FF" w:themeShade="FF"/>
          <w:sz w:val="24"/>
          <w:szCs w:val="24"/>
          <w:lang w:val="en-US"/>
        </w:rPr>
      </w:pPr>
      <w:r w:rsidRPr="6A74112E" w:rsidR="7783E323">
        <w:rPr>
          <w:noProof w:val="0"/>
          <w:color w:val="000000" w:themeColor="text1" w:themeTint="FF" w:themeShade="FF"/>
          <w:sz w:val="24"/>
          <w:szCs w:val="24"/>
          <w:lang w:val="en-US"/>
        </w:rPr>
        <w:t xml:space="preserve">Comparison between interrater </w:t>
      </w:r>
      <w:r w:rsidRPr="6A74112E" w:rsidR="76A05999">
        <w:rPr>
          <w:noProof w:val="0"/>
          <w:color w:val="000000" w:themeColor="text1" w:themeTint="FF" w:themeShade="FF"/>
          <w:sz w:val="24"/>
          <w:szCs w:val="24"/>
          <w:lang w:val="en-US"/>
        </w:rPr>
        <w:t>correlation</w:t>
      </w:r>
      <w:r w:rsidRPr="6A74112E" w:rsidR="76A05999">
        <w:rPr>
          <w:noProof w:val="0"/>
          <w:color w:val="000000" w:themeColor="text1" w:themeTint="FF" w:themeShade="FF"/>
          <w:sz w:val="24"/>
          <w:szCs w:val="24"/>
          <w:lang w:val="en-US"/>
        </w:rPr>
        <w:t xml:space="preserve"> </w:t>
      </w:r>
      <w:r w:rsidRPr="6A74112E" w:rsidR="7783E323">
        <w:rPr>
          <w:noProof w:val="0"/>
          <w:color w:val="000000" w:themeColor="text1" w:themeTint="FF" w:themeShade="FF"/>
          <w:sz w:val="24"/>
          <w:szCs w:val="24"/>
          <w:lang w:val="en-US"/>
        </w:rPr>
        <w:t>vs model performance:</w:t>
      </w:r>
      <w:r w:rsidRPr="6A74112E" w:rsidR="4B603ABA">
        <w:rPr>
          <w:noProof w:val="0"/>
          <w:color w:val="000000" w:themeColor="text1" w:themeTint="FF" w:themeShade="FF"/>
          <w:sz w:val="24"/>
          <w:szCs w:val="24"/>
          <w:lang w:val="en-US"/>
        </w:rPr>
        <w:t xml:space="preserve"> </w:t>
      </w:r>
    </w:p>
    <w:p w:rsidR="4B603ABA" w:rsidP="6A74112E" w:rsidRDefault="4B603ABA" w14:paraId="323090E8" w14:textId="2E311B4D">
      <w:pPr>
        <w:pStyle w:val="Normal"/>
        <w:spacing w:line="276" w:lineRule="auto"/>
        <w:jc w:val="both"/>
        <w:rPr>
          <w:sz w:val="24"/>
          <w:szCs w:val="24"/>
        </w:rPr>
      </w:pPr>
      <w:r w:rsidRPr="6A74112E" w:rsidR="4B603ABA">
        <w:rPr>
          <w:noProof w:val="0"/>
          <w:color w:val="000000" w:themeColor="text1" w:themeTint="FF" w:themeShade="FF"/>
          <w:sz w:val="24"/>
          <w:szCs w:val="24"/>
          <w:lang w:val="en-US"/>
        </w:rPr>
        <w:t xml:space="preserve">For interrater correlation, please refer to section </w:t>
      </w:r>
      <w:hyperlink w:anchor="_Data_Preprocessing">
        <w:r w:rsidRPr="6A74112E" w:rsidR="4B603ABA">
          <w:rPr>
            <w:rStyle w:val="Hyperlink"/>
            <w:noProof w:val="0"/>
            <w:sz w:val="24"/>
            <w:szCs w:val="24"/>
            <w:lang w:val="en-US"/>
          </w:rPr>
          <w:t>Data Pr</w:t>
        </w:r>
        <w:r w:rsidRPr="6A74112E" w:rsidR="68C66ECF">
          <w:rPr>
            <w:rStyle w:val="Hyperlink"/>
            <w:noProof w:val="0"/>
            <w:sz w:val="24"/>
            <w:szCs w:val="24"/>
            <w:lang w:val="en-US"/>
          </w:rPr>
          <w:t>eprocessing</w:t>
        </w:r>
      </w:hyperlink>
    </w:p>
    <w:tbl>
      <w:tblPr>
        <w:tblStyle w:val="TableGrid"/>
        <w:tblW w:w="0" w:type="auto"/>
        <w:tblLayout w:type="fixed"/>
        <w:tblLook w:val="06A0" w:firstRow="1" w:lastRow="0" w:firstColumn="1" w:lastColumn="0" w:noHBand="1" w:noVBand="1"/>
      </w:tblPr>
      <w:tblGrid>
        <w:gridCol w:w="2340"/>
        <w:gridCol w:w="1950"/>
        <w:gridCol w:w="2730"/>
        <w:gridCol w:w="2340"/>
      </w:tblGrid>
      <w:tr w:rsidR="6A74112E" w:rsidTr="6A74112E" w14:paraId="1E5F377D">
        <w:trPr>
          <w:trHeight w:val="300"/>
        </w:trPr>
        <w:tc>
          <w:tcPr>
            <w:tcW w:w="2340" w:type="dxa"/>
            <w:tcMar/>
          </w:tcPr>
          <w:p w:rsidR="56030B98" w:rsidP="6A74112E" w:rsidRDefault="56030B98" w14:paraId="39CAE761" w14:textId="7496E127">
            <w:pPr>
              <w:pStyle w:val="Normal"/>
              <w:rPr>
                <w:b w:val="1"/>
                <w:bCs w:val="1"/>
                <w:noProof w:val="0"/>
                <w:color w:val="000000" w:themeColor="text1" w:themeTint="FF" w:themeShade="FF"/>
                <w:sz w:val="24"/>
                <w:szCs w:val="24"/>
                <w:lang w:val="en-US"/>
              </w:rPr>
            </w:pPr>
            <w:r w:rsidRPr="6A74112E" w:rsidR="56030B98">
              <w:rPr>
                <w:b w:val="1"/>
                <w:bCs w:val="1"/>
                <w:noProof w:val="0"/>
                <w:color w:val="000000" w:themeColor="text1" w:themeTint="FF" w:themeShade="FF"/>
                <w:sz w:val="24"/>
                <w:szCs w:val="24"/>
                <w:lang w:val="en-US"/>
              </w:rPr>
              <w:t>Emotion</w:t>
            </w:r>
          </w:p>
        </w:tc>
        <w:tc>
          <w:tcPr>
            <w:tcW w:w="1950" w:type="dxa"/>
            <w:tcMar/>
          </w:tcPr>
          <w:p w:rsidR="56030B98" w:rsidP="6A74112E" w:rsidRDefault="56030B98" w14:paraId="6DE76217" w14:textId="262E76DC">
            <w:pPr>
              <w:pStyle w:val="Normal"/>
              <w:rPr>
                <w:b w:val="1"/>
                <w:bCs w:val="1"/>
                <w:noProof w:val="0"/>
                <w:color w:val="000000" w:themeColor="text1" w:themeTint="FF" w:themeShade="FF"/>
                <w:sz w:val="24"/>
                <w:szCs w:val="24"/>
                <w:lang w:val="en-US"/>
              </w:rPr>
            </w:pPr>
            <w:r w:rsidRPr="6A74112E" w:rsidR="56030B98">
              <w:rPr>
                <w:b w:val="1"/>
                <w:bCs w:val="1"/>
                <w:noProof w:val="0"/>
                <w:color w:val="000000" w:themeColor="text1" w:themeTint="FF" w:themeShade="FF"/>
                <w:sz w:val="24"/>
                <w:szCs w:val="24"/>
                <w:lang w:val="en-US"/>
              </w:rPr>
              <w:t>Sample Size</w:t>
            </w:r>
          </w:p>
        </w:tc>
        <w:tc>
          <w:tcPr>
            <w:tcW w:w="2730" w:type="dxa"/>
            <w:tcMar/>
          </w:tcPr>
          <w:p w:rsidR="56030B98" w:rsidP="6A74112E" w:rsidRDefault="56030B98" w14:paraId="6F46BF11" w14:textId="27F22CE5">
            <w:pPr>
              <w:pStyle w:val="Normal"/>
              <w:rPr>
                <w:b w:val="1"/>
                <w:bCs w:val="1"/>
                <w:noProof w:val="0"/>
                <w:color w:val="000000" w:themeColor="text1" w:themeTint="FF" w:themeShade="FF"/>
                <w:sz w:val="24"/>
                <w:szCs w:val="24"/>
                <w:lang w:val="en-US"/>
              </w:rPr>
            </w:pPr>
            <w:r w:rsidRPr="6A74112E" w:rsidR="56030B98">
              <w:rPr>
                <w:b w:val="1"/>
                <w:bCs w:val="1"/>
                <w:noProof w:val="0"/>
                <w:color w:val="000000" w:themeColor="text1" w:themeTint="FF" w:themeShade="FF"/>
                <w:sz w:val="24"/>
                <w:szCs w:val="24"/>
                <w:lang w:val="en-US"/>
              </w:rPr>
              <w:t>Interrater Correlation</w:t>
            </w:r>
          </w:p>
        </w:tc>
        <w:tc>
          <w:tcPr>
            <w:tcW w:w="2340" w:type="dxa"/>
            <w:tcMar/>
          </w:tcPr>
          <w:p w:rsidR="1EC0502A" w:rsidP="6A74112E" w:rsidRDefault="1EC0502A" w14:paraId="6EE96777" w14:textId="07EC4B84">
            <w:pPr>
              <w:pStyle w:val="Normal"/>
              <w:rPr>
                <w:b w:val="1"/>
                <w:bCs w:val="1"/>
                <w:noProof w:val="0"/>
                <w:color w:val="000000" w:themeColor="text1" w:themeTint="FF" w:themeShade="FF"/>
                <w:sz w:val="24"/>
                <w:szCs w:val="24"/>
                <w:lang w:val="en-US"/>
              </w:rPr>
            </w:pPr>
            <w:r w:rsidRPr="6A74112E" w:rsidR="1EC0502A">
              <w:rPr>
                <w:b w:val="1"/>
                <w:bCs w:val="1"/>
                <w:noProof w:val="0"/>
                <w:color w:val="000000" w:themeColor="text1" w:themeTint="FF" w:themeShade="FF"/>
                <w:sz w:val="24"/>
                <w:szCs w:val="24"/>
                <w:lang w:val="en-US"/>
              </w:rPr>
              <w:t>Model Performance</w:t>
            </w:r>
          </w:p>
        </w:tc>
      </w:tr>
      <w:tr w:rsidR="6A74112E" w:rsidTr="6A74112E" w14:paraId="6743773B">
        <w:trPr>
          <w:trHeight w:val="300"/>
        </w:trPr>
        <w:tc>
          <w:tcPr>
            <w:tcW w:w="2340" w:type="dxa"/>
            <w:tcMar/>
          </w:tcPr>
          <w:p w:rsidR="1EC0502A" w:rsidP="6A74112E" w:rsidRDefault="1EC0502A" w14:paraId="2BCF5A55" w14:textId="4E62FEFD">
            <w:pPr>
              <w:pStyle w:val="Normal"/>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Admiration</w:t>
            </w:r>
          </w:p>
        </w:tc>
        <w:tc>
          <w:tcPr>
            <w:tcW w:w="1950" w:type="dxa"/>
            <w:tcMar/>
          </w:tcPr>
          <w:p w:rsidR="1EC0502A" w:rsidP="6A74112E" w:rsidRDefault="1EC0502A" w14:paraId="6B5C595D" w14:textId="5D45FEF8">
            <w:pPr>
              <w:pStyle w:val="Normal"/>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Large</w:t>
            </w:r>
          </w:p>
        </w:tc>
        <w:tc>
          <w:tcPr>
            <w:tcW w:w="2730" w:type="dxa"/>
            <w:tcMar/>
          </w:tcPr>
          <w:p w:rsidR="1EC0502A" w:rsidP="6A74112E" w:rsidRDefault="1EC0502A" w14:paraId="1AACDAB5" w14:textId="633C4442">
            <w:pPr>
              <w:pStyle w:val="Normal"/>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High</w:t>
            </w:r>
          </w:p>
        </w:tc>
        <w:tc>
          <w:tcPr>
            <w:tcW w:w="2340" w:type="dxa"/>
            <w:tcMar/>
          </w:tcPr>
          <w:p w:rsidR="1EC0502A" w:rsidP="6A74112E" w:rsidRDefault="1EC0502A" w14:paraId="1A811AD7" w14:textId="5C73CEF6">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0" w:right="0"/>
              <w:jc w:val="left"/>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Good</w:t>
            </w:r>
          </w:p>
        </w:tc>
      </w:tr>
      <w:tr w:rsidR="6A74112E" w:rsidTr="6A74112E" w14:paraId="4B46B365">
        <w:trPr>
          <w:trHeight w:val="300"/>
        </w:trPr>
        <w:tc>
          <w:tcPr>
            <w:tcW w:w="2340" w:type="dxa"/>
            <w:tcMar/>
          </w:tcPr>
          <w:p w:rsidR="1EC0502A" w:rsidP="6A74112E" w:rsidRDefault="1EC0502A" w14:paraId="587D47B0" w14:textId="703ADB2D">
            <w:pPr>
              <w:pStyle w:val="Normal"/>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Annoyance</w:t>
            </w:r>
          </w:p>
        </w:tc>
        <w:tc>
          <w:tcPr>
            <w:tcW w:w="1950" w:type="dxa"/>
            <w:tcMar/>
          </w:tcPr>
          <w:p w:rsidR="1EC0502A" w:rsidP="6A74112E" w:rsidRDefault="1EC0502A" w14:paraId="73D51162" w14:textId="01B6AD5E">
            <w:pPr>
              <w:pStyle w:val="Normal"/>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Large</w:t>
            </w:r>
          </w:p>
        </w:tc>
        <w:tc>
          <w:tcPr>
            <w:tcW w:w="2730" w:type="dxa"/>
            <w:tcMar/>
          </w:tcPr>
          <w:p w:rsidR="1EC0502A" w:rsidP="6A74112E" w:rsidRDefault="1EC0502A" w14:paraId="235B6D12" w14:textId="4410C707">
            <w:pPr>
              <w:pStyle w:val="Normal"/>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Low</w:t>
            </w:r>
          </w:p>
        </w:tc>
        <w:tc>
          <w:tcPr>
            <w:tcW w:w="2340" w:type="dxa"/>
            <w:tcMar/>
          </w:tcPr>
          <w:p w:rsidR="1EC0502A" w:rsidP="6A74112E" w:rsidRDefault="1EC0502A" w14:paraId="254435EC" w14:textId="6F155BCD">
            <w:pPr>
              <w:pStyle w:val="Normal"/>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Low</w:t>
            </w:r>
          </w:p>
        </w:tc>
      </w:tr>
      <w:tr w:rsidR="6A74112E" w:rsidTr="6A74112E" w14:paraId="5ECEE5E5">
        <w:trPr>
          <w:trHeight w:val="300"/>
        </w:trPr>
        <w:tc>
          <w:tcPr>
            <w:tcW w:w="2340" w:type="dxa"/>
            <w:tcMar/>
          </w:tcPr>
          <w:p w:rsidR="1EC0502A" w:rsidP="6A74112E" w:rsidRDefault="1EC0502A" w14:paraId="59224DBE" w14:textId="3D995047">
            <w:pPr>
              <w:pStyle w:val="Normal"/>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Fear</w:t>
            </w:r>
          </w:p>
        </w:tc>
        <w:tc>
          <w:tcPr>
            <w:tcW w:w="1950" w:type="dxa"/>
            <w:tcMar/>
          </w:tcPr>
          <w:p w:rsidR="1EC0502A" w:rsidP="6A74112E" w:rsidRDefault="1EC0502A" w14:paraId="45FFA473" w14:textId="27651BE1">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0" w:right="0"/>
              <w:jc w:val="left"/>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Small</w:t>
            </w:r>
          </w:p>
        </w:tc>
        <w:tc>
          <w:tcPr>
            <w:tcW w:w="2730" w:type="dxa"/>
            <w:tcMar/>
          </w:tcPr>
          <w:p w:rsidR="1EC0502A" w:rsidP="6A74112E" w:rsidRDefault="1EC0502A" w14:paraId="7A964BCC" w14:textId="04ACB0AE">
            <w:pPr>
              <w:pStyle w:val="Normal"/>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Medium</w:t>
            </w:r>
          </w:p>
        </w:tc>
        <w:tc>
          <w:tcPr>
            <w:tcW w:w="2340" w:type="dxa"/>
            <w:tcMar/>
          </w:tcPr>
          <w:p w:rsidR="1EC0502A" w:rsidP="6A74112E" w:rsidRDefault="1EC0502A" w14:paraId="088E9270" w14:textId="05BC8B1F">
            <w:pPr>
              <w:pStyle w:val="Normal"/>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Good</w:t>
            </w:r>
          </w:p>
        </w:tc>
      </w:tr>
      <w:tr w:rsidR="6A74112E" w:rsidTr="6A74112E" w14:paraId="3A344C60">
        <w:trPr>
          <w:trHeight w:val="300"/>
        </w:trPr>
        <w:tc>
          <w:tcPr>
            <w:tcW w:w="2340" w:type="dxa"/>
            <w:tcMar/>
          </w:tcPr>
          <w:p w:rsidR="1EC0502A" w:rsidP="6A74112E" w:rsidRDefault="1EC0502A" w14:paraId="211E57A6" w14:textId="3DB74B1B">
            <w:pPr>
              <w:pStyle w:val="Normal"/>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Nervousness</w:t>
            </w:r>
          </w:p>
        </w:tc>
        <w:tc>
          <w:tcPr>
            <w:tcW w:w="1950" w:type="dxa"/>
            <w:tcMar/>
          </w:tcPr>
          <w:p w:rsidR="1EC0502A" w:rsidP="6A74112E" w:rsidRDefault="1EC0502A" w14:paraId="52094CF7" w14:textId="4C9E2157">
            <w:pPr>
              <w:pStyle w:val="Normal"/>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Small</w:t>
            </w:r>
          </w:p>
        </w:tc>
        <w:tc>
          <w:tcPr>
            <w:tcW w:w="2730" w:type="dxa"/>
            <w:tcMar/>
          </w:tcPr>
          <w:p w:rsidR="1EC0502A" w:rsidP="6A74112E" w:rsidRDefault="1EC0502A" w14:paraId="6432D22E" w14:textId="51819961">
            <w:pPr>
              <w:pStyle w:val="Normal"/>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Low</w:t>
            </w:r>
          </w:p>
        </w:tc>
        <w:tc>
          <w:tcPr>
            <w:tcW w:w="2340" w:type="dxa"/>
            <w:tcMar/>
          </w:tcPr>
          <w:p w:rsidR="1EC0502A" w:rsidP="6A74112E" w:rsidRDefault="1EC0502A" w14:paraId="4388E5EB" w14:textId="4FD19C80">
            <w:pPr>
              <w:pStyle w:val="Normal"/>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Low</w:t>
            </w:r>
          </w:p>
        </w:tc>
      </w:tr>
      <w:tr w:rsidR="6A74112E" w:rsidTr="6A74112E" w14:paraId="33A847AF">
        <w:trPr>
          <w:trHeight w:val="300"/>
        </w:trPr>
        <w:tc>
          <w:tcPr>
            <w:tcW w:w="2340" w:type="dxa"/>
            <w:tcMar/>
          </w:tcPr>
          <w:p w:rsidR="1EC0502A" w:rsidP="6A74112E" w:rsidRDefault="1EC0502A" w14:paraId="0D9A2A55" w14:textId="501F451D">
            <w:pPr>
              <w:pStyle w:val="Normal"/>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Relief</w:t>
            </w:r>
          </w:p>
        </w:tc>
        <w:tc>
          <w:tcPr>
            <w:tcW w:w="1950" w:type="dxa"/>
            <w:tcMar/>
          </w:tcPr>
          <w:p w:rsidR="1EC0502A" w:rsidP="6A74112E" w:rsidRDefault="1EC0502A" w14:paraId="226BCED9" w14:textId="79D0A810">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0" w:right="0"/>
              <w:jc w:val="left"/>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Small</w:t>
            </w:r>
          </w:p>
        </w:tc>
        <w:tc>
          <w:tcPr>
            <w:tcW w:w="2730" w:type="dxa"/>
            <w:tcMar/>
          </w:tcPr>
          <w:p w:rsidR="1EC0502A" w:rsidP="6A74112E" w:rsidRDefault="1EC0502A" w14:paraId="7E985DA2" w14:textId="4129BCBA">
            <w:pPr>
              <w:pStyle w:val="Normal"/>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Low</w:t>
            </w:r>
          </w:p>
        </w:tc>
        <w:tc>
          <w:tcPr>
            <w:tcW w:w="2340" w:type="dxa"/>
            <w:tcMar/>
          </w:tcPr>
          <w:p w:rsidR="1EC0502A" w:rsidP="6A74112E" w:rsidRDefault="1EC0502A" w14:paraId="5A21590D" w14:textId="7072F958">
            <w:pPr>
              <w:pStyle w:val="Normal"/>
              <w:rPr>
                <w:noProof w:val="0"/>
                <w:color w:val="000000" w:themeColor="text1" w:themeTint="FF" w:themeShade="FF"/>
                <w:sz w:val="24"/>
                <w:szCs w:val="24"/>
                <w:lang w:val="en-US"/>
              </w:rPr>
            </w:pPr>
            <w:r w:rsidRPr="6A74112E" w:rsidR="1EC0502A">
              <w:rPr>
                <w:noProof w:val="0"/>
                <w:color w:val="000000" w:themeColor="text1" w:themeTint="FF" w:themeShade="FF"/>
                <w:sz w:val="24"/>
                <w:szCs w:val="24"/>
                <w:lang w:val="en-US"/>
              </w:rPr>
              <w:t>Low</w:t>
            </w:r>
          </w:p>
        </w:tc>
      </w:tr>
    </w:tbl>
    <w:p w:rsidR="6A74112E" w:rsidP="6A74112E" w:rsidRDefault="6A74112E" w14:paraId="6D76D1C6" w14:textId="63A421A4">
      <w:pPr>
        <w:pStyle w:val="Normal"/>
        <w:spacing w:line="276" w:lineRule="auto"/>
        <w:jc w:val="both"/>
        <w:rPr>
          <w:sz w:val="24"/>
          <w:szCs w:val="24"/>
        </w:rPr>
      </w:pPr>
    </w:p>
    <w:p w:rsidR="02B01522" w:rsidP="6A74112E" w:rsidRDefault="02B01522" w14:paraId="18990A68" w14:textId="6CA2BE2C">
      <w:pPr>
        <w:pStyle w:val="Normal"/>
        <w:spacing w:line="276" w:lineRule="auto"/>
        <w:jc w:val="both"/>
        <w:rPr>
          <w:sz w:val="24"/>
          <w:szCs w:val="24"/>
        </w:rPr>
      </w:pPr>
      <w:r w:rsidRPr="6A74112E" w:rsidR="02B01522">
        <w:rPr>
          <w:sz w:val="24"/>
          <w:szCs w:val="24"/>
        </w:rPr>
        <w:t>Overall, we can say that the model is working as per the given dataset and is able to predict emotions based on data frequency and interrater correlation.</w:t>
      </w:r>
      <w:r w:rsidRPr="6A74112E" w:rsidR="02B01522">
        <w:rPr>
          <w:sz w:val="24"/>
          <w:szCs w:val="24"/>
        </w:rPr>
        <w:t xml:space="preserve"> While interrater correlation is not a value directly used in the dataset, it does </w:t>
      </w:r>
      <w:r w:rsidRPr="6A74112E" w:rsidR="02B01522">
        <w:rPr>
          <w:sz w:val="24"/>
          <w:szCs w:val="24"/>
        </w:rPr>
        <w:t>represent</w:t>
      </w:r>
      <w:r w:rsidRPr="6A74112E" w:rsidR="02B01522">
        <w:rPr>
          <w:sz w:val="24"/>
          <w:szCs w:val="24"/>
        </w:rPr>
        <w:t xml:space="preserve"> the spread of how human</w:t>
      </w:r>
      <w:r w:rsidRPr="6A74112E" w:rsidR="21154EC1">
        <w:rPr>
          <w:sz w:val="24"/>
          <w:szCs w:val="24"/>
        </w:rPr>
        <w:t>s</w:t>
      </w:r>
      <w:r w:rsidRPr="6A74112E" w:rsidR="02B01522">
        <w:rPr>
          <w:sz w:val="24"/>
          <w:szCs w:val="24"/>
        </w:rPr>
        <w:t xml:space="preserve"> struggled to categorized certain samples and caused a spread of labels, so it makes sense the model would </w:t>
      </w:r>
      <w:r w:rsidRPr="6A74112E" w:rsidR="02B01522">
        <w:rPr>
          <w:sz w:val="24"/>
          <w:szCs w:val="24"/>
        </w:rPr>
        <w:t>pick up on</w:t>
      </w:r>
      <w:r w:rsidRPr="6A74112E" w:rsidR="02B01522">
        <w:rPr>
          <w:sz w:val="24"/>
          <w:szCs w:val="24"/>
        </w:rPr>
        <w:t xml:space="preserve"> those uncertainties too.</w:t>
      </w:r>
    </w:p>
    <w:p w:rsidR="6A74112E" w:rsidRDefault="6A74112E" w14:paraId="19D69716" w14:textId="2E402420">
      <w:r>
        <w:br w:type="page"/>
      </w:r>
    </w:p>
    <w:p w:rsidRPr="00440808" w:rsidR="0081054B" w:rsidP="6A74112E" w:rsidRDefault="0081054B" w14:paraId="0D25DD25" w14:textId="6ECF60C7">
      <w:pPr>
        <w:pStyle w:val="Heading1"/>
        <w:spacing w:line="276" w:lineRule="auto"/>
        <w:jc w:val="both"/>
        <w:rPr/>
      </w:pPr>
      <w:bookmarkStart w:name="_Toc33129283" w:id="25"/>
      <w:bookmarkStart w:name="_Toc1551719647" w:id="106513185"/>
      <w:r w:rsidR="352DE198">
        <w:rPr/>
        <w:t>Discussion of Results</w:t>
      </w:r>
      <w:bookmarkEnd w:id="25"/>
      <w:bookmarkEnd w:id="106513185"/>
    </w:p>
    <w:p w:rsidR="0A97DAC2" w:rsidP="6A74112E" w:rsidRDefault="0A97DAC2" w14:paraId="1918EC10" w14:textId="053F160B">
      <w:pPr>
        <w:pStyle w:val="Normal"/>
        <w:spacing w:line="276" w:lineRule="auto"/>
        <w:ind w:left="0" w:firstLine="432"/>
        <w:jc w:val="both"/>
        <w:rPr>
          <w:b w:val="0"/>
          <w:bCs w:val="0"/>
          <w:i w:val="0"/>
          <w:iCs w:val="0"/>
          <w:color w:val="auto"/>
          <w:sz w:val="24"/>
          <w:szCs w:val="24"/>
        </w:rPr>
      </w:pPr>
      <w:r w:rsidRPr="6A74112E" w:rsidR="5FAEB690">
        <w:rPr>
          <w:b w:val="0"/>
          <w:bCs w:val="0"/>
          <w:i w:val="0"/>
          <w:iCs w:val="0"/>
          <w:color w:val="auto"/>
          <w:sz w:val="24"/>
          <w:szCs w:val="24"/>
        </w:rPr>
        <w:t xml:space="preserve">The overall goal of our project was to improve upon the work of the existing </w:t>
      </w:r>
      <w:r w:rsidRPr="6A74112E" w:rsidR="5FAEB690">
        <w:rPr>
          <w:b w:val="0"/>
          <w:bCs w:val="0"/>
          <w:i w:val="0"/>
          <w:iCs w:val="0"/>
          <w:color w:val="auto"/>
          <w:sz w:val="24"/>
          <w:szCs w:val="24"/>
        </w:rPr>
        <w:t>GoEmotions</w:t>
      </w:r>
      <w:r w:rsidRPr="6A74112E" w:rsidR="5FAEB690">
        <w:rPr>
          <w:b w:val="0"/>
          <w:bCs w:val="0"/>
          <w:i w:val="0"/>
          <w:iCs w:val="0"/>
          <w:color w:val="auto"/>
          <w:sz w:val="24"/>
          <w:szCs w:val="24"/>
        </w:rPr>
        <w:t xml:space="preserve"> project and create something that could perform se</w:t>
      </w:r>
      <w:r w:rsidRPr="6A74112E" w:rsidR="5151E2AE">
        <w:rPr>
          <w:b w:val="0"/>
          <w:bCs w:val="0"/>
          <w:i w:val="0"/>
          <w:iCs w:val="0"/>
          <w:color w:val="auto"/>
          <w:sz w:val="24"/>
          <w:szCs w:val="24"/>
        </w:rPr>
        <w:t xml:space="preserve">ntiment analysis – </w:t>
      </w:r>
      <w:r w:rsidRPr="6A74112E" w:rsidR="171C2F3B">
        <w:rPr>
          <w:b w:val="0"/>
          <w:bCs w:val="0"/>
          <w:i w:val="0"/>
          <w:iCs w:val="0"/>
          <w:color w:val="auto"/>
          <w:sz w:val="24"/>
          <w:szCs w:val="24"/>
        </w:rPr>
        <w:t>specifically</w:t>
      </w:r>
      <w:r w:rsidRPr="6A74112E" w:rsidR="5151E2AE">
        <w:rPr>
          <w:b w:val="0"/>
          <w:bCs w:val="0"/>
          <w:i w:val="0"/>
          <w:iCs w:val="0"/>
          <w:color w:val="auto"/>
          <w:sz w:val="24"/>
          <w:szCs w:val="24"/>
        </w:rPr>
        <w:t xml:space="preserve"> multi</w:t>
      </w:r>
      <w:r w:rsidRPr="6A74112E" w:rsidR="7DC70160">
        <w:rPr>
          <w:b w:val="0"/>
          <w:bCs w:val="0"/>
          <w:i w:val="0"/>
          <w:iCs w:val="0"/>
          <w:color w:val="auto"/>
          <w:sz w:val="24"/>
          <w:szCs w:val="24"/>
        </w:rPr>
        <w:t>-</w:t>
      </w:r>
      <w:r w:rsidRPr="6A74112E" w:rsidR="5151E2AE">
        <w:rPr>
          <w:b w:val="0"/>
          <w:bCs w:val="0"/>
          <w:i w:val="0"/>
          <w:iCs w:val="0"/>
          <w:color w:val="auto"/>
          <w:sz w:val="24"/>
          <w:szCs w:val="24"/>
        </w:rPr>
        <w:t>label emotion classification – better than the original. In general, we succeeded, but not to the extent that we hoped. Our F1 score of .48 versus theirs of .46 is a minor improvement.</w:t>
      </w:r>
    </w:p>
    <w:p w:rsidR="0C5FD213" w:rsidP="6A74112E" w:rsidRDefault="0C5FD213" w14:paraId="14928230" w14:textId="52D6AD4B">
      <w:pPr>
        <w:spacing w:line="276" w:lineRule="auto"/>
        <w:ind w:left="0" w:firstLine="0"/>
        <w:jc w:val="center"/>
        <w:rPr>
          <w:sz w:val="24"/>
          <w:szCs w:val="24"/>
        </w:rPr>
      </w:pPr>
      <w:r w:rsidR="0C5FD213">
        <w:drawing>
          <wp:inline wp14:editId="52F6C54D" wp14:anchorId="48DE855C">
            <wp:extent cx="2011683" cy="4615039"/>
            <wp:effectExtent l="0" t="0" r="0" b="0"/>
            <wp:docPr id="1328735074" name="drawing" descr="A table of numbers with black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4648595" name=""/>
                    <pic:cNvPicPr/>
                  </pic:nvPicPr>
                  <pic:blipFill>
                    <a:blip xmlns:r="http://schemas.openxmlformats.org/officeDocument/2006/relationships" r:embed="rId1513430870">
                      <a:extLst>
                        <a:ext uri="{28A0092B-C50C-407E-A947-70E740481C1C}">
                          <a14:useLocalDpi xmlns:a14="http://schemas.microsoft.com/office/drawing/2010/main"/>
                        </a:ext>
                      </a:extLst>
                    </a:blip>
                    <a:stretch>
                      <a:fillRect/>
                    </a:stretch>
                  </pic:blipFill>
                  <pic:spPr>
                    <a:xfrm rot="0">
                      <a:off x="0" y="0"/>
                      <a:ext cx="2011683" cy="4615039"/>
                    </a:xfrm>
                    <a:prstGeom prst="rect">
                      <a:avLst/>
                    </a:prstGeom>
                  </pic:spPr>
                </pic:pic>
              </a:graphicData>
            </a:graphic>
          </wp:inline>
        </w:drawing>
      </w:r>
      <w:r>
        <w:tab/>
      </w:r>
      <w:r w:rsidR="0C5FD213">
        <w:drawing>
          <wp:inline wp14:editId="4A5B8BCF" wp14:anchorId="2263E5AA">
            <wp:extent cx="3277642" cy="4604951"/>
            <wp:effectExtent l="0" t="0" r="0" b="0"/>
            <wp:docPr id="235283675" name="drawing" descr="A screenshot of a computer scree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8111520" name=""/>
                    <pic:cNvPicPr/>
                  </pic:nvPicPr>
                  <pic:blipFill>
                    <a:blip xmlns:r="http://schemas.openxmlformats.org/officeDocument/2006/relationships" r:embed="rId989771042">
                      <a:extLst>
                        <a:ext uri="{28A0092B-C50C-407E-A947-70E740481C1C}">
                          <a14:useLocalDpi xmlns:a14="http://schemas.microsoft.com/office/drawing/2010/main"/>
                        </a:ext>
                      </a:extLst>
                    </a:blip>
                    <a:stretch>
                      <a:fillRect/>
                    </a:stretch>
                  </pic:blipFill>
                  <pic:spPr>
                    <a:xfrm rot="0">
                      <a:off x="0" y="0"/>
                      <a:ext cx="3277642" cy="4604951"/>
                    </a:xfrm>
                    <a:prstGeom prst="rect">
                      <a:avLst/>
                    </a:prstGeom>
                  </pic:spPr>
                </pic:pic>
              </a:graphicData>
            </a:graphic>
          </wp:inline>
        </w:drawing>
      </w:r>
    </w:p>
    <w:p w:rsidR="3C868C1F" w:rsidP="6A74112E" w:rsidRDefault="3C868C1F" w14:paraId="466E5278" w14:textId="29D2DDF2">
      <w:pPr>
        <w:pStyle w:val="Normal"/>
        <w:spacing w:line="276" w:lineRule="auto"/>
        <w:ind w:left="0" w:firstLine="0"/>
        <w:jc w:val="both"/>
        <w:rPr>
          <w:b w:val="0"/>
          <w:bCs w:val="0"/>
          <w:i w:val="0"/>
          <w:iCs w:val="0"/>
          <w:color w:val="auto"/>
          <w:sz w:val="24"/>
          <w:szCs w:val="24"/>
        </w:rPr>
      </w:pPr>
      <w:r w:rsidRPr="6A74112E" w:rsidR="3C868C1F">
        <w:rPr>
          <w:b w:val="0"/>
          <w:bCs w:val="0"/>
          <w:i w:val="0"/>
          <w:iCs w:val="0"/>
          <w:color w:val="auto"/>
          <w:sz w:val="24"/>
          <w:szCs w:val="24"/>
        </w:rPr>
        <w:t>From the comparison above, we can conclude the following:</w:t>
      </w:r>
    </w:p>
    <w:p w:rsidR="3C868C1F" w:rsidP="6A74112E" w:rsidRDefault="3C868C1F" w14:paraId="5CD183F2" w14:textId="10D4731A">
      <w:pPr>
        <w:pStyle w:val="ListParagraph"/>
        <w:numPr>
          <w:ilvl w:val="0"/>
          <w:numId w:val="50"/>
        </w:numPr>
        <w:spacing w:line="276" w:lineRule="auto"/>
        <w:jc w:val="both"/>
        <w:rPr>
          <w:b w:val="0"/>
          <w:bCs w:val="0"/>
          <w:i w:val="0"/>
          <w:iCs w:val="0"/>
          <w:color w:val="000000" w:themeColor="text1" w:themeTint="FF" w:themeShade="FF"/>
          <w:sz w:val="24"/>
          <w:szCs w:val="24"/>
        </w:rPr>
      </w:pPr>
      <w:r w:rsidRPr="6A74112E" w:rsidR="3C868C1F">
        <w:rPr>
          <w:b w:val="0"/>
          <w:bCs w:val="0"/>
          <w:i w:val="0"/>
          <w:iCs w:val="0"/>
          <w:color w:val="000000" w:themeColor="text1" w:themeTint="FF" w:themeShade="FF"/>
          <w:sz w:val="24"/>
          <w:szCs w:val="24"/>
        </w:rPr>
        <w:t xml:space="preserve">A slight improvement in F1-score is </w:t>
      </w:r>
      <w:r w:rsidRPr="6A74112E" w:rsidR="3C868C1F">
        <w:rPr>
          <w:b w:val="0"/>
          <w:bCs w:val="0"/>
          <w:i w:val="0"/>
          <w:iCs w:val="0"/>
          <w:color w:val="000000" w:themeColor="text1" w:themeTint="FF" w:themeShade="FF"/>
          <w:sz w:val="24"/>
          <w:szCs w:val="24"/>
        </w:rPr>
        <w:t>observed</w:t>
      </w:r>
      <w:r w:rsidRPr="6A74112E" w:rsidR="3C868C1F">
        <w:rPr>
          <w:b w:val="0"/>
          <w:bCs w:val="0"/>
          <w:i w:val="0"/>
          <w:iCs w:val="0"/>
          <w:color w:val="000000" w:themeColor="text1" w:themeTint="FF" w:themeShade="FF"/>
          <w:sz w:val="24"/>
          <w:szCs w:val="24"/>
        </w:rPr>
        <w:t xml:space="preserve"> over the original research project</w:t>
      </w:r>
      <w:r w:rsidRPr="6A74112E" w:rsidR="57C5F9E8">
        <w:rPr>
          <w:b w:val="0"/>
          <w:bCs w:val="0"/>
          <w:i w:val="0"/>
          <w:iCs w:val="0"/>
          <w:color w:val="000000" w:themeColor="text1" w:themeTint="FF" w:themeShade="FF"/>
          <w:sz w:val="24"/>
          <w:szCs w:val="24"/>
        </w:rPr>
        <w:t>.</w:t>
      </w:r>
    </w:p>
    <w:p w:rsidR="3C868C1F" w:rsidP="6A74112E" w:rsidRDefault="3C868C1F" w14:paraId="1C7557D7" w14:textId="136A93E6">
      <w:pPr>
        <w:pStyle w:val="ListParagraph"/>
        <w:numPr>
          <w:ilvl w:val="0"/>
          <w:numId w:val="50"/>
        </w:numPr>
        <w:spacing w:line="276" w:lineRule="auto"/>
        <w:jc w:val="both"/>
        <w:rPr>
          <w:b w:val="0"/>
          <w:bCs w:val="0"/>
          <w:i w:val="0"/>
          <w:iCs w:val="0"/>
          <w:color w:val="000000" w:themeColor="text1" w:themeTint="FF" w:themeShade="FF"/>
          <w:sz w:val="24"/>
          <w:szCs w:val="24"/>
        </w:rPr>
      </w:pPr>
      <w:r w:rsidRPr="6A74112E" w:rsidR="3C868C1F">
        <w:rPr>
          <w:b w:val="0"/>
          <w:bCs w:val="0"/>
          <w:i w:val="0"/>
          <w:iCs w:val="0"/>
          <w:color w:val="000000" w:themeColor="text1" w:themeTint="FF" w:themeShade="FF"/>
          <w:sz w:val="24"/>
          <w:szCs w:val="24"/>
        </w:rPr>
        <w:t>The hybrid architecture results in a model with higher precision and lower recall than the original model.</w:t>
      </w:r>
    </w:p>
    <w:p w:rsidR="5D0E7625" w:rsidP="6A74112E" w:rsidRDefault="5D0E7625" w14:paraId="2C5557CB" w14:textId="16251CBA">
      <w:pPr>
        <w:pStyle w:val="ListParagraph"/>
        <w:numPr>
          <w:ilvl w:val="0"/>
          <w:numId w:val="50"/>
        </w:num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5D0E7625">
        <w:rPr>
          <w:rFonts w:ascii="Times New Roman" w:hAnsi="Times New Roman" w:eastAsia="Times New Roman" w:cs="Times New Roman"/>
          <w:b w:val="0"/>
          <w:bCs w:val="0"/>
          <w:i w:val="0"/>
          <w:iCs w:val="0"/>
          <w:caps w:val="0"/>
          <w:smallCaps w:val="0"/>
          <w:noProof w:val="0"/>
          <w:sz w:val="24"/>
          <w:szCs w:val="24"/>
          <w:lang w:val="en-US"/>
        </w:rPr>
        <w:t xml:space="preserve">The model performs best on emotions like gratitude, love, amusement, fear, and admiration, as </w:t>
      </w:r>
      <w:r w:rsidRPr="6A74112E" w:rsidR="5D0E7625">
        <w:rPr>
          <w:rFonts w:ascii="Times New Roman" w:hAnsi="Times New Roman" w:eastAsia="Times New Roman" w:cs="Times New Roman"/>
          <w:b w:val="0"/>
          <w:bCs w:val="0"/>
          <w:i w:val="0"/>
          <w:iCs w:val="0"/>
          <w:caps w:val="0"/>
          <w:smallCaps w:val="0"/>
          <w:noProof w:val="0"/>
          <w:sz w:val="24"/>
          <w:szCs w:val="24"/>
          <w:lang w:val="en-US"/>
        </w:rPr>
        <w:t>indicated</w:t>
      </w:r>
      <w:r w:rsidRPr="6A74112E" w:rsidR="5D0E7625">
        <w:rPr>
          <w:rFonts w:ascii="Times New Roman" w:hAnsi="Times New Roman" w:eastAsia="Times New Roman" w:cs="Times New Roman"/>
          <w:b w:val="0"/>
          <w:bCs w:val="0"/>
          <w:i w:val="0"/>
          <w:iCs w:val="0"/>
          <w:caps w:val="0"/>
          <w:smallCaps w:val="0"/>
          <w:noProof w:val="0"/>
          <w:sz w:val="24"/>
          <w:szCs w:val="24"/>
          <w:lang w:val="en-US"/>
        </w:rPr>
        <w:t xml:space="preserve"> by their higher F1-scores.</w:t>
      </w:r>
    </w:p>
    <w:p w:rsidR="5D0E7625" w:rsidP="6A74112E" w:rsidRDefault="5D0E7625" w14:paraId="773694CB" w14:textId="4F48A372">
      <w:pPr>
        <w:pStyle w:val="ListParagraph"/>
        <w:numPr>
          <w:ilvl w:val="0"/>
          <w:numId w:val="50"/>
        </w:num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5D0E7625">
        <w:rPr>
          <w:rFonts w:ascii="Times New Roman" w:hAnsi="Times New Roman" w:eastAsia="Times New Roman" w:cs="Times New Roman"/>
          <w:b w:val="0"/>
          <w:bCs w:val="0"/>
          <w:i w:val="0"/>
          <w:iCs w:val="0"/>
          <w:caps w:val="0"/>
          <w:smallCaps w:val="0"/>
          <w:noProof w:val="0"/>
          <w:sz w:val="24"/>
          <w:szCs w:val="24"/>
          <w:lang w:val="en-US"/>
        </w:rPr>
        <w:t xml:space="preserve">The model struggles significantly with emotions such as annoyance, relief, realization, disappointment, nervousness which </w:t>
      </w:r>
      <w:r w:rsidRPr="6A74112E" w:rsidR="5D0E7625">
        <w:rPr>
          <w:rFonts w:ascii="Times New Roman" w:hAnsi="Times New Roman" w:eastAsia="Times New Roman" w:cs="Times New Roman"/>
          <w:b w:val="0"/>
          <w:bCs w:val="0"/>
          <w:i w:val="0"/>
          <w:iCs w:val="0"/>
          <w:caps w:val="0"/>
          <w:smallCaps w:val="0"/>
          <w:noProof w:val="0"/>
          <w:sz w:val="24"/>
          <w:szCs w:val="24"/>
          <w:lang w:val="en-US"/>
        </w:rPr>
        <w:t>exhibit</w:t>
      </w:r>
      <w:r w:rsidRPr="6A74112E" w:rsidR="5D0E7625">
        <w:rPr>
          <w:rFonts w:ascii="Times New Roman" w:hAnsi="Times New Roman" w:eastAsia="Times New Roman" w:cs="Times New Roman"/>
          <w:b w:val="0"/>
          <w:bCs w:val="0"/>
          <w:i w:val="0"/>
          <w:iCs w:val="0"/>
          <w:caps w:val="0"/>
          <w:smallCaps w:val="0"/>
          <w:noProof w:val="0"/>
          <w:sz w:val="24"/>
          <w:szCs w:val="24"/>
          <w:lang w:val="en-US"/>
        </w:rPr>
        <w:t xml:space="preserve"> lower F1-scores.</w:t>
      </w:r>
    </w:p>
    <w:p w:rsidR="5D0E7625" w:rsidP="6A74112E" w:rsidRDefault="5D0E7625" w14:paraId="68F2CCCA" w14:textId="5562CDEF">
      <w:pPr>
        <w:pStyle w:val="ListParagraph"/>
        <w:numPr>
          <w:ilvl w:val="0"/>
          <w:numId w:val="50"/>
        </w:num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5D0E7625">
        <w:rPr>
          <w:rFonts w:ascii="Times New Roman" w:hAnsi="Times New Roman" w:eastAsia="Times New Roman" w:cs="Times New Roman"/>
          <w:b w:val="0"/>
          <w:bCs w:val="0"/>
          <w:i w:val="0"/>
          <w:iCs w:val="0"/>
          <w:caps w:val="0"/>
          <w:smallCaps w:val="0"/>
          <w:noProof w:val="0"/>
          <w:sz w:val="24"/>
          <w:szCs w:val="24"/>
          <w:lang w:val="en-US"/>
        </w:rPr>
        <w:t xml:space="preserve">Emotions with </w:t>
      </w:r>
      <w:r w:rsidRPr="6A74112E" w:rsidR="5D0E7625">
        <w:rPr>
          <w:rFonts w:ascii="Times New Roman" w:hAnsi="Times New Roman" w:eastAsia="Times New Roman" w:cs="Times New Roman"/>
          <w:b w:val="0"/>
          <w:bCs w:val="0"/>
          <w:i w:val="0"/>
          <w:iCs w:val="0"/>
          <w:caps w:val="0"/>
          <w:smallCaps w:val="0"/>
          <w:noProof w:val="0"/>
          <w:sz w:val="24"/>
          <w:szCs w:val="24"/>
          <w:lang w:val="en-US"/>
        </w:rPr>
        <w:t>very low</w:t>
      </w:r>
      <w:r w:rsidRPr="6A74112E" w:rsidR="5D0E7625">
        <w:rPr>
          <w:rFonts w:ascii="Times New Roman" w:hAnsi="Times New Roman" w:eastAsia="Times New Roman" w:cs="Times New Roman"/>
          <w:b w:val="0"/>
          <w:bCs w:val="0"/>
          <w:i w:val="0"/>
          <w:iCs w:val="0"/>
          <w:caps w:val="0"/>
          <w:smallCaps w:val="0"/>
          <w:noProof w:val="0"/>
          <w:sz w:val="24"/>
          <w:szCs w:val="24"/>
          <w:lang w:val="en-US"/>
        </w:rPr>
        <w:t xml:space="preserve"> F1-scores, like nervousness and relief, </w:t>
      </w:r>
      <w:r w:rsidRPr="6A74112E" w:rsidR="5D0E7625">
        <w:rPr>
          <w:rFonts w:ascii="Times New Roman" w:hAnsi="Times New Roman" w:eastAsia="Times New Roman" w:cs="Times New Roman"/>
          <w:b w:val="0"/>
          <w:bCs w:val="0"/>
          <w:i w:val="0"/>
          <w:iCs w:val="0"/>
          <w:caps w:val="0"/>
          <w:smallCaps w:val="0"/>
          <w:noProof w:val="0"/>
          <w:sz w:val="24"/>
          <w:szCs w:val="24"/>
          <w:lang w:val="en-US"/>
        </w:rPr>
        <w:t>likely suffer</w:t>
      </w:r>
      <w:r w:rsidRPr="6A74112E" w:rsidR="5D0E7625">
        <w:rPr>
          <w:rFonts w:ascii="Times New Roman" w:hAnsi="Times New Roman" w:eastAsia="Times New Roman" w:cs="Times New Roman"/>
          <w:b w:val="0"/>
          <w:bCs w:val="0"/>
          <w:i w:val="0"/>
          <w:iCs w:val="0"/>
          <w:caps w:val="0"/>
          <w:smallCaps w:val="0"/>
          <w:noProof w:val="0"/>
          <w:sz w:val="24"/>
          <w:szCs w:val="24"/>
          <w:lang w:val="en-US"/>
        </w:rPr>
        <w:t xml:space="preserve"> from low True Positives and False Positives due to limited data support and the model's difficulty in predicting these rare instances.</w:t>
      </w:r>
    </w:p>
    <w:p w:rsidR="5D0E7625" w:rsidP="6A74112E" w:rsidRDefault="5D0E7625" w14:paraId="713182D2" w14:textId="1947A0C3">
      <w:pPr>
        <w:pStyle w:val="ListParagraph"/>
        <w:numPr>
          <w:ilvl w:val="0"/>
          <w:numId w:val="50"/>
        </w:num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5D0E7625">
        <w:rPr>
          <w:rFonts w:ascii="Times New Roman" w:hAnsi="Times New Roman" w:eastAsia="Times New Roman" w:cs="Times New Roman"/>
          <w:b w:val="0"/>
          <w:bCs w:val="0"/>
          <w:i w:val="0"/>
          <w:iCs w:val="0"/>
          <w:caps w:val="0"/>
          <w:smallCaps w:val="0"/>
          <w:noProof w:val="0"/>
          <w:sz w:val="24"/>
          <w:szCs w:val="24"/>
          <w:lang w:val="en-US"/>
        </w:rPr>
        <w:t>Conservative prediction (high precision, low recall): Model is conservative is predicting emotions like sadness.</w:t>
      </w:r>
    </w:p>
    <w:p w:rsidR="5D0E7625" w:rsidP="6A74112E" w:rsidRDefault="5D0E7625" w14:paraId="39319DFC" w14:textId="25FCDB23">
      <w:pPr>
        <w:pStyle w:val="ListParagraph"/>
        <w:numPr>
          <w:ilvl w:val="0"/>
          <w:numId w:val="50"/>
        </w:num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5D0E7625">
        <w:rPr>
          <w:rFonts w:ascii="Times New Roman" w:hAnsi="Times New Roman" w:eastAsia="Times New Roman" w:cs="Times New Roman"/>
          <w:b w:val="0"/>
          <w:bCs w:val="0"/>
          <w:i w:val="0"/>
          <w:iCs w:val="0"/>
          <w:caps w:val="0"/>
          <w:smallCaps w:val="0"/>
          <w:noProof w:val="0"/>
          <w:sz w:val="24"/>
          <w:szCs w:val="24"/>
          <w:lang w:val="en-US"/>
        </w:rPr>
        <w:t>Aggressive prediction (low precision, high recall): For emotions like curiosity, the model is more aggressive in predicting the emption.</w:t>
      </w:r>
    </w:p>
    <w:p w:rsidR="5D0E7625" w:rsidP="6A74112E" w:rsidRDefault="5D0E7625" w14:paraId="48F16498" w14:textId="742033F4">
      <w:pPr>
        <w:pStyle w:val="ListParagraph"/>
        <w:numPr>
          <w:ilvl w:val="0"/>
          <w:numId w:val="50"/>
        </w:num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5D0E7625">
        <w:rPr>
          <w:rFonts w:ascii="Times New Roman" w:hAnsi="Times New Roman" w:eastAsia="Times New Roman" w:cs="Times New Roman"/>
          <w:b w:val="0"/>
          <w:bCs w:val="0"/>
          <w:i w:val="0"/>
          <w:iCs w:val="0"/>
          <w:caps w:val="0"/>
          <w:smallCaps w:val="0"/>
          <w:noProof w:val="0"/>
          <w:sz w:val="24"/>
          <w:szCs w:val="24"/>
          <w:lang w:val="en-US"/>
        </w:rPr>
        <w:t xml:space="preserve">The neutral emotion has a good F1-score with balanced precision and recall but when we look at the overall confusion matrix for neutral, we can see it has a high False Positives and False Negatives </w:t>
      </w:r>
      <w:r w:rsidRPr="6A74112E" w:rsidR="5D0E7625">
        <w:rPr>
          <w:rFonts w:ascii="Times New Roman" w:hAnsi="Times New Roman" w:eastAsia="Times New Roman" w:cs="Times New Roman"/>
          <w:b w:val="0"/>
          <w:bCs w:val="0"/>
          <w:i w:val="0"/>
          <w:iCs w:val="0"/>
          <w:caps w:val="0"/>
          <w:smallCaps w:val="0"/>
          <w:noProof w:val="0"/>
          <w:sz w:val="24"/>
          <w:szCs w:val="24"/>
          <w:lang w:val="en-US"/>
        </w:rPr>
        <w:t>showcasing</w:t>
      </w:r>
      <w:r w:rsidRPr="6A74112E" w:rsidR="5D0E7625">
        <w:rPr>
          <w:rFonts w:ascii="Times New Roman" w:hAnsi="Times New Roman" w:eastAsia="Times New Roman" w:cs="Times New Roman"/>
          <w:b w:val="0"/>
          <w:bCs w:val="0"/>
          <w:i w:val="0"/>
          <w:iCs w:val="0"/>
          <w:caps w:val="0"/>
          <w:smallCaps w:val="0"/>
          <w:noProof w:val="0"/>
          <w:sz w:val="24"/>
          <w:szCs w:val="24"/>
          <w:lang w:val="en-US"/>
        </w:rPr>
        <w:t xml:space="preserve"> the confusion the model experiences at times, confusing neutral with some other emotion.</w:t>
      </w:r>
    </w:p>
    <w:p w:rsidR="6A74112E" w:rsidP="6A74112E" w:rsidRDefault="6A74112E" w14:paraId="22004687" w14:textId="6EB1E4F7">
      <w:pPr>
        <w:pStyle w:val="Normal"/>
        <w:spacing w:line="276" w:lineRule="auto"/>
        <w:jc w:val="both"/>
        <w:rPr>
          <w:rFonts w:ascii="Times New Roman" w:hAnsi="Times New Roman" w:eastAsia="Times New Roman" w:cs="Times New Roman"/>
          <w:b w:val="0"/>
          <w:bCs w:val="0"/>
          <w:i w:val="0"/>
          <w:iCs w:val="0"/>
          <w:caps w:val="0"/>
          <w:smallCaps w:val="0"/>
          <w:noProof w:val="0"/>
          <w:sz w:val="24"/>
          <w:szCs w:val="24"/>
          <w:lang w:val="en-US"/>
        </w:rPr>
      </w:pPr>
    </w:p>
    <w:p w:rsidR="3D23F0BB" w:rsidP="6A74112E" w:rsidRDefault="3D23F0BB" w14:paraId="05B30880" w14:textId="706ACC6C">
      <w:pPr>
        <w:pStyle w:val="Normal"/>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3D23F0BB">
        <w:rPr>
          <w:rFonts w:ascii="Times New Roman" w:hAnsi="Times New Roman" w:eastAsia="Times New Roman" w:cs="Times New Roman"/>
          <w:b w:val="0"/>
          <w:bCs w:val="0"/>
          <w:i w:val="0"/>
          <w:iCs w:val="0"/>
          <w:caps w:val="0"/>
          <w:smallCaps w:val="0"/>
          <w:noProof w:val="0"/>
          <w:sz w:val="24"/>
          <w:szCs w:val="24"/>
          <w:lang w:val="en-US"/>
        </w:rPr>
        <w:t>Some of the next steps that we think could improve the model significantly are:</w:t>
      </w:r>
    </w:p>
    <w:p w:rsidR="3D23F0BB" w:rsidP="6A74112E" w:rsidRDefault="3D23F0BB" w14:paraId="13DF68AD" w14:textId="16F11F8F">
      <w:pPr>
        <w:pStyle w:val="Normal"/>
        <w:numPr>
          <w:ilvl w:val="0"/>
          <w:numId w:val="32"/>
        </w:num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3D23F0BB">
        <w:rPr>
          <w:rFonts w:ascii="Times New Roman" w:hAnsi="Times New Roman" w:eastAsia="Times New Roman" w:cs="Times New Roman"/>
          <w:b w:val="0"/>
          <w:bCs w:val="0"/>
          <w:i w:val="0"/>
          <w:iCs w:val="0"/>
          <w:caps w:val="0"/>
          <w:smallCaps w:val="0"/>
          <w:noProof w:val="0"/>
          <w:sz w:val="24"/>
          <w:szCs w:val="24"/>
          <w:lang w:val="en-US"/>
        </w:rPr>
        <w:t>Address the low-performing emotion classes (e.g., annoyance, relief) by exploring data augmentation techniques or collecting more labeled data for these specific emotions.</w:t>
      </w:r>
    </w:p>
    <w:p w:rsidR="3D23F0BB" w:rsidP="6A74112E" w:rsidRDefault="3D23F0BB" w14:paraId="1DBC7663" w14:textId="1166AE29">
      <w:pPr>
        <w:pStyle w:val="Normal"/>
        <w:numPr>
          <w:ilvl w:val="0"/>
          <w:numId w:val="32"/>
        </w:num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4112E" w:rsidR="3D23F0BB">
        <w:rPr>
          <w:rFonts w:ascii="Times New Roman" w:hAnsi="Times New Roman" w:eastAsia="Times New Roman" w:cs="Times New Roman"/>
          <w:b w:val="0"/>
          <w:bCs w:val="0"/>
          <w:i w:val="0"/>
          <w:iCs w:val="0"/>
          <w:caps w:val="0"/>
          <w:smallCaps w:val="0"/>
          <w:noProof w:val="0"/>
          <w:sz w:val="24"/>
          <w:szCs w:val="24"/>
          <w:lang w:val="en-US"/>
        </w:rPr>
        <w:t xml:space="preserve">Investigate potential class imbalance issues and consider resampling techniques (oversampling minority classes, </w:t>
      </w:r>
      <w:r w:rsidRPr="6A74112E" w:rsidR="3D23F0BB">
        <w:rPr>
          <w:rFonts w:ascii="Times New Roman" w:hAnsi="Times New Roman" w:eastAsia="Times New Roman" w:cs="Times New Roman"/>
          <w:b w:val="0"/>
          <w:bCs w:val="0"/>
          <w:i w:val="0"/>
          <w:iCs w:val="0"/>
          <w:caps w:val="0"/>
          <w:smallCaps w:val="0"/>
          <w:noProof w:val="0"/>
          <w:sz w:val="24"/>
          <w:szCs w:val="24"/>
          <w:lang w:val="en-US"/>
        </w:rPr>
        <w:t>undersampling</w:t>
      </w:r>
      <w:r w:rsidRPr="6A74112E" w:rsidR="3D23F0BB">
        <w:rPr>
          <w:rFonts w:ascii="Times New Roman" w:hAnsi="Times New Roman" w:eastAsia="Times New Roman" w:cs="Times New Roman"/>
          <w:b w:val="0"/>
          <w:bCs w:val="0"/>
          <w:i w:val="0"/>
          <w:iCs w:val="0"/>
          <w:caps w:val="0"/>
          <w:smallCaps w:val="0"/>
          <w:noProof w:val="0"/>
          <w:sz w:val="24"/>
          <w:szCs w:val="24"/>
          <w:lang w:val="en-US"/>
        </w:rPr>
        <w:t xml:space="preserve"> majority classes) or using different loss functions to improve performance on underrepresented or challenging emotions.</w:t>
      </w:r>
    </w:p>
    <w:p w:rsidR="6A74112E" w:rsidP="6A74112E" w:rsidRDefault="6A74112E" w14:paraId="14A48541" w14:textId="64DAE135">
      <w:pPr>
        <w:pStyle w:val="Normal"/>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7EC8761" w:rsidP="6A74112E" w:rsidRDefault="67EC8761" w14:paraId="416E9F57" w14:textId="31EB1667">
      <w:pPr>
        <w:pStyle w:val="Normal"/>
        <w:spacing w:line="276" w:lineRule="auto"/>
        <w:ind w:left="0" w:firstLine="432"/>
        <w:jc w:val="both"/>
        <w:rPr>
          <w:b w:val="0"/>
          <w:bCs w:val="0"/>
          <w:i w:val="0"/>
          <w:iCs w:val="0"/>
          <w:color w:val="auto"/>
          <w:sz w:val="24"/>
          <w:szCs w:val="24"/>
        </w:rPr>
      </w:pPr>
      <w:r w:rsidRPr="6A74112E" w:rsidR="5151E2AE">
        <w:rPr>
          <w:b w:val="0"/>
          <w:bCs w:val="0"/>
          <w:i w:val="0"/>
          <w:iCs w:val="0"/>
          <w:color w:val="auto"/>
          <w:sz w:val="24"/>
          <w:szCs w:val="24"/>
        </w:rPr>
        <w:t xml:space="preserve">We </w:t>
      </w:r>
      <w:r w:rsidRPr="6A74112E" w:rsidR="5734E5E0">
        <w:rPr>
          <w:b w:val="0"/>
          <w:bCs w:val="0"/>
          <w:i w:val="0"/>
          <w:iCs w:val="0"/>
          <w:color w:val="auto"/>
          <w:sz w:val="24"/>
          <w:szCs w:val="24"/>
        </w:rPr>
        <w:t>framed</w:t>
      </w:r>
      <w:r w:rsidRPr="6A74112E" w:rsidR="5151E2AE">
        <w:rPr>
          <w:b w:val="0"/>
          <w:bCs w:val="0"/>
          <w:i w:val="0"/>
          <w:iCs w:val="0"/>
          <w:color w:val="auto"/>
          <w:sz w:val="24"/>
          <w:szCs w:val="24"/>
        </w:rPr>
        <w:t xml:space="preserve"> our project from the perspective of using it in AI therapy contexts. For sentiment analysis used for AI therapy or customer service </w:t>
      </w:r>
      <w:r w:rsidRPr="6A74112E" w:rsidR="19D344CF">
        <w:rPr>
          <w:b w:val="0"/>
          <w:bCs w:val="0"/>
          <w:i w:val="0"/>
          <w:iCs w:val="0"/>
          <w:color w:val="auto"/>
          <w:sz w:val="24"/>
          <w:szCs w:val="24"/>
        </w:rPr>
        <w:t xml:space="preserve">chatbots, higher precision scores are preferred over recall. In our model, we improved the precision over the </w:t>
      </w:r>
      <w:r w:rsidRPr="6A74112E" w:rsidR="19D344CF">
        <w:rPr>
          <w:b w:val="0"/>
          <w:bCs w:val="0"/>
          <w:i w:val="0"/>
          <w:iCs w:val="0"/>
          <w:color w:val="auto"/>
          <w:sz w:val="24"/>
          <w:szCs w:val="24"/>
        </w:rPr>
        <w:t>GoEmotions</w:t>
      </w:r>
      <w:r w:rsidRPr="6A74112E" w:rsidR="19D344CF">
        <w:rPr>
          <w:b w:val="0"/>
          <w:bCs w:val="0"/>
          <w:i w:val="0"/>
          <w:iCs w:val="0"/>
          <w:color w:val="auto"/>
          <w:sz w:val="24"/>
          <w:szCs w:val="24"/>
        </w:rPr>
        <w:t xml:space="preserve"> </w:t>
      </w:r>
      <w:r w:rsidRPr="6A74112E" w:rsidR="0F0EB33D">
        <w:rPr>
          <w:b w:val="0"/>
          <w:bCs w:val="0"/>
          <w:i w:val="0"/>
          <w:iCs w:val="0"/>
          <w:color w:val="auto"/>
          <w:sz w:val="24"/>
          <w:szCs w:val="24"/>
        </w:rPr>
        <w:t>values but</w:t>
      </w:r>
      <w:r w:rsidRPr="6A74112E" w:rsidR="19D344CF">
        <w:rPr>
          <w:b w:val="0"/>
          <w:bCs w:val="0"/>
          <w:i w:val="0"/>
          <w:iCs w:val="0"/>
          <w:color w:val="auto"/>
          <w:sz w:val="24"/>
          <w:szCs w:val="24"/>
        </w:rPr>
        <w:t xml:space="preserve"> decreased the recall. Overall, we consider our model </w:t>
      </w:r>
      <w:r w:rsidRPr="6A74112E" w:rsidR="5100499E">
        <w:rPr>
          <w:b w:val="0"/>
          <w:bCs w:val="0"/>
          <w:i w:val="0"/>
          <w:iCs w:val="0"/>
          <w:color w:val="auto"/>
          <w:sz w:val="24"/>
          <w:szCs w:val="24"/>
        </w:rPr>
        <w:t>an improvement.</w:t>
      </w:r>
    </w:p>
    <w:p w:rsidR="3D0C7A73" w:rsidP="6A74112E" w:rsidRDefault="3D0C7A73" w14:paraId="2DE41532" w14:textId="6066DE90">
      <w:pPr>
        <w:pStyle w:val="Normal"/>
        <w:spacing w:line="276" w:lineRule="auto"/>
        <w:ind w:left="0" w:firstLine="432"/>
        <w:jc w:val="both"/>
        <w:rPr>
          <w:b w:val="0"/>
          <w:bCs w:val="0"/>
          <w:i w:val="0"/>
          <w:iCs w:val="0"/>
          <w:color w:val="auto"/>
          <w:sz w:val="24"/>
          <w:szCs w:val="24"/>
        </w:rPr>
      </w:pPr>
      <w:r w:rsidRPr="6A74112E" w:rsidR="5100499E">
        <w:rPr>
          <w:b w:val="0"/>
          <w:bCs w:val="0"/>
          <w:i w:val="0"/>
          <w:iCs w:val="0"/>
          <w:color w:val="auto"/>
          <w:sz w:val="24"/>
          <w:szCs w:val="24"/>
        </w:rPr>
        <w:t xml:space="preserve">The ability to </w:t>
      </w:r>
      <w:r w:rsidRPr="6A74112E" w:rsidR="5100499E">
        <w:rPr>
          <w:b w:val="0"/>
          <w:bCs w:val="0"/>
          <w:i w:val="0"/>
          <w:iCs w:val="0"/>
          <w:color w:val="auto"/>
          <w:sz w:val="24"/>
          <w:szCs w:val="24"/>
        </w:rPr>
        <w:t>identify</w:t>
      </w:r>
      <w:r w:rsidRPr="6A74112E" w:rsidR="5100499E">
        <w:rPr>
          <w:b w:val="0"/>
          <w:bCs w:val="0"/>
          <w:i w:val="0"/>
          <w:iCs w:val="0"/>
          <w:color w:val="auto"/>
          <w:sz w:val="24"/>
          <w:szCs w:val="24"/>
        </w:rPr>
        <w:t xml:space="preserve"> emotion from written text is extremely important in </w:t>
      </w:r>
      <w:r w:rsidRPr="6A74112E" w:rsidR="5100499E">
        <w:rPr>
          <w:b w:val="0"/>
          <w:bCs w:val="0"/>
          <w:i w:val="0"/>
          <w:iCs w:val="0"/>
          <w:color w:val="auto"/>
          <w:sz w:val="24"/>
          <w:szCs w:val="24"/>
        </w:rPr>
        <w:t>just about any</w:t>
      </w:r>
      <w:r w:rsidRPr="6A74112E" w:rsidR="5100499E">
        <w:rPr>
          <w:b w:val="0"/>
          <w:bCs w:val="0"/>
          <w:i w:val="0"/>
          <w:iCs w:val="0"/>
          <w:color w:val="auto"/>
          <w:sz w:val="24"/>
          <w:szCs w:val="24"/>
        </w:rPr>
        <w:t xml:space="preserve"> aspect of AI that involves natural language processing, so any advancements in this area would be t</w:t>
      </w:r>
      <w:r w:rsidRPr="6A74112E" w:rsidR="57CC4B48">
        <w:rPr>
          <w:b w:val="0"/>
          <w:bCs w:val="0"/>
          <w:i w:val="0"/>
          <w:iCs w:val="0"/>
          <w:color w:val="auto"/>
          <w:sz w:val="24"/>
          <w:szCs w:val="24"/>
        </w:rPr>
        <w:t xml:space="preserve">o the benefit of many applications like the ones mentioned in the Importance section. </w:t>
      </w:r>
      <w:r w:rsidRPr="6A74112E" w:rsidR="4D6877DC">
        <w:rPr>
          <w:b w:val="0"/>
          <w:bCs w:val="0"/>
          <w:i w:val="0"/>
          <w:iCs w:val="0"/>
          <w:color w:val="auto"/>
          <w:sz w:val="24"/>
          <w:szCs w:val="24"/>
        </w:rPr>
        <w:t>Fine-grained s</w:t>
      </w:r>
      <w:r w:rsidRPr="6A74112E" w:rsidR="57CC4B48">
        <w:rPr>
          <w:b w:val="0"/>
          <w:bCs w:val="0"/>
          <w:i w:val="0"/>
          <w:iCs w:val="0"/>
          <w:color w:val="auto"/>
          <w:sz w:val="24"/>
          <w:szCs w:val="24"/>
        </w:rPr>
        <w:t>e</w:t>
      </w:r>
      <w:r w:rsidRPr="6A74112E" w:rsidR="57CC4B48">
        <w:rPr>
          <w:b w:val="0"/>
          <w:bCs w:val="0"/>
          <w:i w:val="0"/>
          <w:iCs w:val="0"/>
          <w:color w:val="auto"/>
          <w:sz w:val="24"/>
          <w:szCs w:val="24"/>
        </w:rPr>
        <w:t>ntiment</w:t>
      </w:r>
      <w:r w:rsidRPr="6A74112E" w:rsidR="57CC4B48">
        <w:rPr>
          <w:b w:val="0"/>
          <w:bCs w:val="0"/>
          <w:i w:val="0"/>
          <w:iCs w:val="0"/>
          <w:color w:val="auto"/>
          <w:sz w:val="24"/>
          <w:szCs w:val="24"/>
        </w:rPr>
        <w:t xml:space="preserve"> analysis by specific emotion ver</w:t>
      </w:r>
      <w:r w:rsidRPr="6A74112E" w:rsidR="495C519B">
        <w:rPr>
          <w:b w:val="0"/>
          <w:bCs w:val="0"/>
          <w:i w:val="0"/>
          <w:iCs w:val="0"/>
          <w:color w:val="auto"/>
          <w:sz w:val="24"/>
          <w:szCs w:val="24"/>
        </w:rPr>
        <w:t>sus simpl</w:t>
      </w:r>
      <w:r w:rsidRPr="6A74112E" w:rsidR="59C93ED1">
        <w:rPr>
          <w:b w:val="0"/>
          <w:bCs w:val="0"/>
          <w:i w:val="0"/>
          <w:iCs w:val="0"/>
          <w:color w:val="auto"/>
          <w:sz w:val="24"/>
          <w:szCs w:val="24"/>
        </w:rPr>
        <w:t>e</w:t>
      </w:r>
      <w:r w:rsidRPr="6A74112E" w:rsidR="495C519B">
        <w:rPr>
          <w:b w:val="0"/>
          <w:bCs w:val="0"/>
          <w:i w:val="0"/>
          <w:iCs w:val="0"/>
          <w:color w:val="auto"/>
          <w:sz w:val="24"/>
          <w:szCs w:val="24"/>
        </w:rPr>
        <w:t xml:space="preserve"> positive versus negative emotion</w:t>
      </w:r>
      <w:r w:rsidRPr="6A74112E" w:rsidR="7F681ED3">
        <w:rPr>
          <w:b w:val="0"/>
          <w:bCs w:val="0"/>
          <w:i w:val="0"/>
          <w:iCs w:val="0"/>
          <w:color w:val="auto"/>
          <w:sz w:val="24"/>
          <w:szCs w:val="24"/>
        </w:rPr>
        <w:t xml:space="preserve"> classification,</w:t>
      </w:r>
      <w:r w:rsidRPr="6A74112E" w:rsidR="495C519B">
        <w:rPr>
          <w:b w:val="0"/>
          <w:bCs w:val="0"/>
          <w:i w:val="0"/>
          <w:iCs w:val="0"/>
          <w:color w:val="auto"/>
          <w:sz w:val="24"/>
          <w:szCs w:val="24"/>
        </w:rPr>
        <w:t xml:space="preserve"> is an extremely difficult problem, and these nuances are important when it comes to AI working with real people, especially in </w:t>
      </w:r>
      <w:r w:rsidRPr="6A74112E" w:rsidR="7BC9ADD8">
        <w:rPr>
          <w:b w:val="0"/>
          <w:bCs w:val="0"/>
          <w:i w:val="0"/>
          <w:iCs w:val="0"/>
          <w:color w:val="auto"/>
          <w:sz w:val="24"/>
          <w:szCs w:val="24"/>
        </w:rPr>
        <w:t>contexts as sensitive as therapy.</w:t>
      </w:r>
    </w:p>
    <w:p w:rsidR="2CD12297" w:rsidP="6A74112E" w:rsidRDefault="2CD12297" w14:paraId="380DDFA8" w14:textId="501B8679">
      <w:pPr>
        <w:pStyle w:val="Normal"/>
        <w:spacing w:line="276" w:lineRule="auto"/>
        <w:ind w:left="0" w:firstLine="432"/>
        <w:jc w:val="both"/>
        <w:rPr>
          <w:b w:val="0"/>
          <w:bCs w:val="0"/>
          <w:i w:val="0"/>
          <w:iCs w:val="0"/>
          <w:color w:val="auto"/>
          <w:sz w:val="24"/>
          <w:szCs w:val="24"/>
        </w:rPr>
      </w:pPr>
      <w:r w:rsidRPr="6A74112E" w:rsidR="25302292">
        <w:rPr>
          <w:b w:val="0"/>
          <w:bCs w:val="0"/>
          <w:i w:val="0"/>
          <w:iCs w:val="0"/>
          <w:color w:val="auto"/>
          <w:sz w:val="24"/>
          <w:szCs w:val="24"/>
        </w:rPr>
        <w:t xml:space="preserve">There are several limitations present in this project. </w:t>
      </w:r>
      <w:r w:rsidRPr="6A74112E" w:rsidR="3C40E0DF">
        <w:rPr>
          <w:b w:val="0"/>
          <w:bCs w:val="0"/>
          <w:i w:val="0"/>
          <w:iCs w:val="0"/>
          <w:color w:val="auto"/>
          <w:sz w:val="24"/>
          <w:szCs w:val="24"/>
        </w:rPr>
        <w:t xml:space="preserve">One of the limitations of this project is that it only </w:t>
      </w:r>
      <w:r w:rsidRPr="6A74112E" w:rsidR="3C40E0DF">
        <w:rPr>
          <w:b w:val="0"/>
          <w:bCs w:val="0"/>
          <w:i w:val="0"/>
          <w:iCs w:val="0"/>
          <w:color w:val="auto"/>
          <w:sz w:val="24"/>
          <w:szCs w:val="24"/>
        </w:rPr>
        <w:t>identifies</w:t>
      </w:r>
      <w:r w:rsidRPr="6A74112E" w:rsidR="3C40E0DF">
        <w:rPr>
          <w:b w:val="0"/>
          <w:bCs w:val="0"/>
          <w:i w:val="0"/>
          <w:iCs w:val="0"/>
          <w:color w:val="auto"/>
          <w:sz w:val="24"/>
          <w:szCs w:val="24"/>
        </w:rPr>
        <w:t xml:space="preserve"> emotions in 28 </w:t>
      </w:r>
      <w:r w:rsidRPr="6A74112E" w:rsidR="3C40E0DF">
        <w:rPr>
          <w:b w:val="0"/>
          <w:bCs w:val="0"/>
          <w:i w:val="0"/>
          <w:iCs w:val="0"/>
          <w:color w:val="auto"/>
          <w:sz w:val="24"/>
          <w:szCs w:val="24"/>
        </w:rPr>
        <w:t>different categories</w:t>
      </w:r>
      <w:r w:rsidRPr="6A74112E" w:rsidR="3C40E0DF">
        <w:rPr>
          <w:b w:val="0"/>
          <w:bCs w:val="0"/>
          <w:i w:val="0"/>
          <w:iCs w:val="0"/>
          <w:color w:val="auto"/>
          <w:sz w:val="24"/>
          <w:szCs w:val="24"/>
        </w:rPr>
        <w:t xml:space="preserve">. While that seems a lot, there is still more nuance that could be gained from having more emotion categories. </w:t>
      </w:r>
      <w:r w:rsidRPr="6A74112E" w:rsidR="448524C2">
        <w:rPr>
          <w:b w:val="0"/>
          <w:bCs w:val="0"/>
          <w:i w:val="0"/>
          <w:iCs w:val="0"/>
          <w:color w:val="auto"/>
          <w:sz w:val="24"/>
          <w:szCs w:val="24"/>
        </w:rPr>
        <w:t xml:space="preserve">Another is that </w:t>
      </w:r>
      <w:r w:rsidRPr="6A74112E" w:rsidR="2CD4E447">
        <w:rPr>
          <w:b w:val="0"/>
          <w:bCs w:val="0"/>
          <w:i w:val="0"/>
          <w:iCs w:val="0"/>
          <w:color w:val="auto"/>
          <w:sz w:val="24"/>
          <w:szCs w:val="24"/>
        </w:rPr>
        <w:t>all</w:t>
      </w:r>
      <w:r w:rsidRPr="6A74112E" w:rsidR="448524C2">
        <w:rPr>
          <w:b w:val="0"/>
          <w:bCs w:val="0"/>
          <w:i w:val="0"/>
          <w:iCs w:val="0"/>
          <w:color w:val="auto"/>
          <w:sz w:val="24"/>
          <w:szCs w:val="24"/>
        </w:rPr>
        <w:t xml:space="preserve"> the dataset is only in the English language, and for speakers of other languages to benefit, datasets in those languages would have to be collected as appropriately. Additionally, outside of the language, even the cont</w:t>
      </w:r>
      <w:r w:rsidRPr="6A74112E" w:rsidR="118EF6CB">
        <w:rPr>
          <w:b w:val="0"/>
          <w:bCs w:val="0"/>
          <w:i w:val="0"/>
          <w:iCs w:val="0"/>
          <w:color w:val="auto"/>
          <w:sz w:val="24"/>
          <w:szCs w:val="24"/>
        </w:rPr>
        <w:t xml:space="preserve">ext in which the data was collected could be a limitation. This data was pulled from Reddit which has a particular sort of internet culture and demographic, but how well the lessons pulled from there can </w:t>
      </w:r>
      <w:r w:rsidRPr="6A74112E" w:rsidR="512F59AC">
        <w:rPr>
          <w:b w:val="0"/>
          <w:bCs w:val="0"/>
          <w:i w:val="0"/>
          <w:iCs w:val="0"/>
          <w:color w:val="auto"/>
          <w:sz w:val="24"/>
          <w:szCs w:val="24"/>
        </w:rPr>
        <w:t>relate to English speakers in general, particularly English speakers of other demographics or not involved in social media, is hard to say.</w:t>
      </w:r>
    </w:p>
    <w:p w:rsidR="631EC748" w:rsidP="6A74112E" w:rsidRDefault="631EC748" w14:paraId="323C4606" w14:textId="2642CAF9">
      <w:pPr>
        <w:pStyle w:val="Normal"/>
        <w:spacing w:line="276" w:lineRule="auto"/>
        <w:ind w:left="0" w:firstLine="432"/>
        <w:jc w:val="both"/>
        <w:rPr>
          <w:b w:val="0"/>
          <w:bCs w:val="0"/>
          <w:i w:val="0"/>
          <w:iCs w:val="0"/>
          <w:color w:val="auto"/>
          <w:sz w:val="24"/>
          <w:szCs w:val="24"/>
        </w:rPr>
      </w:pPr>
      <w:r w:rsidRPr="6A74112E" w:rsidR="7BC9ADD8">
        <w:rPr>
          <w:b w:val="0"/>
          <w:bCs w:val="0"/>
          <w:i w:val="0"/>
          <w:iCs w:val="0"/>
          <w:color w:val="auto"/>
          <w:sz w:val="24"/>
          <w:szCs w:val="24"/>
        </w:rPr>
        <w:t xml:space="preserve">The future work recommended for this would be to look for ways to improve identification in the weaker performing classes. We </w:t>
      </w:r>
      <w:r w:rsidRPr="6A74112E" w:rsidR="7BC9ADD8">
        <w:rPr>
          <w:b w:val="0"/>
          <w:bCs w:val="0"/>
          <w:i w:val="0"/>
          <w:iCs w:val="0"/>
          <w:color w:val="auto"/>
          <w:sz w:val="24"/>
          <w:szCs w:val="24"/>
        </w:rPr>
        <w:t>attempted</w:t>
      </w:r>
      <w:r w:rsidRPr="6A74112E" w:rsidR="7BC9ADD8">
        <w:rPr>
          <w:b w:val="0"/>
          <w:bCs w:val="0"/>
          <w:i w:val="0"/>
          <w:iCs w:val="0"/>
          <w:color w:val="auto"/>
          <w:sz w:val="24"/>
          <w:szCs w:val="24"/>
        </w:rPr>
        <w:t xml:space="preserve"> to improve performance entirely by algorithmic means, but </w:t>
      </w:r>
      <w:r w:rsidRPr="6A74112E" w:rsidR="7AB14033">
        <w:rPr>
          <w:b w:val="0"/>
          <w:bCs w:val="0"/>
          <w:i w:val="0"/>
          <w:iCs w:val="0"/>
          <w:color w:val="auto"/>
          <w:sz w:val="24"/>
          <w:szCs w:val="24"/>
        </w:rPr>
        <w:t>perhaps it</w:t>
      </w:r>
      <w:r w:rsidRPr="6A74112E" w:rsidR="7AB14033">
        <w:rPr>
          <w:b w:val="0"/>
          <w:bCs w:val="0"/>
          <w:i w:val="0"/>
          <w:iCs w:val="0"/>
          <w:color w:val="auto"/>
          <w:sz w:val="24"/>
          <w:szCs w:val="24"/>
        </w:rPr>
        <w:t xml:space="preserve"> would have been better to look for ways to improve the data itself. </w:t>
      </w:r>
      <w:r w:rsidRPr="6A74112E" w:rsidR="0DB5FB96">
        <w:rPr>
          <w:b w:val="0"/>
          <w:bCs w:val="0"/>
          <w:i w:val="0"/>
          <w:iCs w:val="0"/>
          <w:color w:val="auto"/>
          <w:sz w:val="24"/>
          <w:szCs w:val="24"/>
        </w:rPr>
        <w:t>One mechanism is to collect more data for the weaker performing classes. Another would be to manipulate the data we already had, which is discussed in the Your Feedback section.</w:t>
      </w:r>
      <w:r w:rsidRPr="6A74112E" w:rsidR="161B290E">
        <w:rPr>
          <w:b w:val="0"/>
          <w:bCs w:val="0"/>
          <w:i w:val="0"/>
          <w:iCs w:val="0"/>
          <w:color w:val="auto"/>
          <w:sz w:val="24"/>
          <w:szCs w:val="24"/>
        </w:rPr>
        <w:t xml:space="preserve"> </w:t>
      </w:r>
    </w:p>
    <w:p w:rsidR="14056203" w:rsidP="6A74112E" w:rsidRDefault="14056203" w14:paraId="4AE463F3" w14:textId="1B6ECA31">
      <w:pPr>
        <w:pStyle w:val="Normal"/>
        <w:spacing w:line="276" w:lineRule="auto"/>
        <w:ind w:left="0" w:firstLine="432"/>
        <w:jc w:val="both"/>
        <w:rPr>
          <w:b w:val="0"/>
          <w:bCs w:val="0"/>
          <w:i w:val="0"/>
          <w:iCs w:val="0"/>
          <w:color w:val="auto"/>
          <w:sz w:val="24"/>
          <w:szCs w:val="24"/>
        </w:rPr>
      </w:pPr>
      <w:r w:rsidRPr="6A74112E" w:rsidR="14056203">
        <w:rPr>
          <w:b w:val="0"/>
          <w:bCs w:val="0"/>
          <w:i w:val="0"/>
          <w:iCs w:val="0"/>
          <w:color w:val="auto"/>
          <w:sz w:val="24"/>
          <w:szCs w:val="24"/>
        </w:rPr>
        <w:t xml:space="preserve">The biggest limitation to our classifier is its </w:t>
      </w:r>
      <w:r w:rsidRPr="6A74112E" w:rsidR="3BA831CC">
        <w:rPr>
          <w:b w:val="0"/>
          <w:bCs w:val="0"/>
          <w:i w:val="0"/>
          <w:iCs w:val="0"/>
          <w:color w:val="auto"/>
          <w:sz w:val="24"/>
          <w:szCs w:val="24"/>
        </w:rPr>
        <w:t>in</w:t>
      </w:r>
      <w:r w:rsidRPr="6A74112E" w:rsidR="14056203">
        <w:rPr>
          <w:b w:val="0"/>
          <w:bCs w:val="0"/>
          <w:i w:val="0"/>
          <w:iCs w:val="0"/>
          <w:color w:val="auto"/>
          <w:sz w:val="24"/>
          <w:szCs w:val="24"/>
        </w:rPr>
        <w:t xml:space="preserve">ability to consistently handle different labels; some categories it does better, some it does worse. The important </w:t>
      </w:r>
      <w:r w:rsidRPr="6A74112E" w:rsidR="27F24799">
        <w:rPr>
          <w:b w:val="0"/>
          <w:bCs w:val="0"/>
          <w:i w:val="0"/>
          <w:iCs w:val="0"/>
          <w:color w:val="auto"/>
          <w:sz w:val="24"/>
          <w:szCs w:val="24"/>
        </w:rPr>
        <w:t xml:space="preserve">thing would be to </w:t>
      </w:r>
      <w:r w:rsidRPr="6A74112E" w:rsidR="27F24799">
        <w:rPr>
          <w:b w:val="0"/>
          <w:bCs w:val="0"/>
          <w:i w:val="0"/>
          <w:iCs w:val="0"/>
          <w:color w:val="auto"/>
          <w:sz w:val="24"/>
          <w:szCs w:val="24"/>
        </w:rPr>
        <w:t>identify</w:t>
      </w:r>
      <w:r w:rsidRPr="6A74112E" w:rsidR="27F24799">
        <w:rPr>
          <w:b w:val="0"/>
          <w:bCs w:val="0"/>
          <w:i w:val="0"/>
          <w:iCs w:val="0"/>
          <w:color w:val="auto"/>
          <w:sz w:val="24"/>
          <w:szCs w:val="24"/>
        </w:rPr>
        <w:t xml:space="preserve"> which categories it does well </w:t>
      </w:r>
      <w:r w:rsidRPr="6A74112E" w:rsidR="405D56E7">
        <w:rPr>
          <w:b w:val="0"/>
          <w:bCs w:val="0"/>
          <w:i w:val="0"/>
          <w:iCs w:val="0"/>
          <w:color w:val="auto"/>
          <w:sz w:val="24"/>
          <w:szCs w:val="24"/>
        </w:rPr>
        <w:t>in and</w:t>
      </w:r>
      <w:r w:rsidRPr="6A74112E" w:rsidR="27F24799">
        <w:rPr>
          <w:b w:val="0"/>
          <w:bCs w:val="0"/>
          <w:i w:val="0"/>
          <w:iCs w:val="0"/>
          <w:color w:val="auto"/>
          <w:sz w:val="24"/>
          <w:szCs w:val="24"/>
        </w:rPr>
        <w:t xml:space="preserve"> figure out how to improve the metrics on the categories that are weak. </w:t>
      </w:r>
    </w:p>
    <w:p w:rsidR="6A74112E" w:rsidP="6A74112E" w:rsidRDefault="6A74112E" w14:paraId="42274D34" w14:textId="4C616534">
      <w:pPr>
        <w:pStyle w:val="Normal"/>
        <w:spacing w:line="276" w:lineRule="auto"/>
        <w:ind w:left="0" w:firstLine="432"/>
        <w:jc w:val="both"/>
      </w:pPr>
    </w:p>
    <w:p w:rsidR="12E88A6E" w:rsidP="6A74112E" w:rsidRDefault="12E88A6E" w14:paraId="49270D39" w14:textId="3FCD0A05">
      <w:pPr>
        <w:pStyle w:val="Heading1"/>
        <w:suppressLineNumbers w:val="0"/>
        <w:pBdr>
          <w:top w:val="nil" w:color="000000" w:sz="0" w:space="0"/>
          <w:left w:val="nil" w:color="000000" w:sz="0" w:space="0"/>
          <w:bottom w:val="nil" w:color="000000" w:sz="0" w:space="0"/>
          <w:right w:val="nil" w:color="000000" w:sz="0" w:space="0"/>
          <w:between w:val="nil" w:color="000000" w:sz="0" w:space="0"/>
        </w:pBdr>
        <w:bidi w:val="0"/>
        <w:spacing w:before="240" w:beforeAutospacing="off" w:after="60" w:afterAutospacing="off" w:line="276" w:lineRule="auto"/>
        <w:ind w:left="432" w:right="0" w:hanging="432"/>
        <w:jc w:val="both"/>
        <w:rPr/>
      </w:pPr>
      <w:bookmarkStart w:name="_Toc1381334801" w:id="1191758374"/>
      <w:r w:rsidR="12E88A6E">
        <w:rPr/>
        <w:t>Your Feedback</w:t>
      </w:r>
      <w:bookmarkEnd w:id="1191758374"/>
    </w:p>
    <w:p w:rsidR="673B77C2" w:rsidP="6A74112E" w:rsidRDefault="673B77C2" w14:paraId="6FE116BD" w14:textId="2DEA7135">
      <w:pPr>
        <w:spacing w:line="276" w:lineRule="auto"/>
        <w:ind w:firstLine="720"/>
        <w:jc w:val="both"/>
        <w:rPr>
          <w:rFonts w:ascii="Times New Roman" w:hAnsi="Arial Unicode MS" w:eastAsia="Arial Unicode MS" w:cs="Arial Unicode MS"/>
          <w:b w:val="0"/>
          <w:bCs w:val="0"/>
          <w:noProof w:val="0"/>
          <w:sz w:val="24"/>
          <w:szCs w:val="24"/>
          <w:lang w:val="en-US"/>
        </w:rPr>
      </w:pPr>
      <w:r w:rsidRPr="6A74112E" w:rsidR="7007B2CB">
        <w:rPr>
          <w:rFonts w:ascii="Times New Roman" w:hAnsi="Arial Unicode MS" w:eastAsia="Arial Unicode MS" w:cs="Arial Unicode MS"/>
          <w:b w:val="0"/>
          <w:bCs w:val="0"/>
          <w:noProof w:val="0"/>
          <w:sz w:val="24"/>
          <w:szCs w:val="24"/>
          <w:lang w:val="en-US"/>
        </w:rPr>
        <w:t xml:space="preserve">Our project was based around the idea of taking the existing work done by the </w:t>
      </w:r>
      <w:r w:rsidRPr="6A74112E" w:rsidR="7007B2CB">
        <w:rPr>
          <w:rFonts w:ascii="Times New Roman" w:hAnsi="Arial Unicode MS" w:eastAsia="Arial Unicode MS" w:cs="Arial Unicode MS"/>
          <w:b w:val="0"/>
          <w:bCs w:val="0"/>
          <w:noProof w:val="0"/>
          <w:sz w:val="24"/>
          <w:szCs w:val="24"/>
          <w:lang w:val="en-US"/>
        </w:rPr>
        <w:t>GoEmotions</w:t>
      </w:r>
      <w:r w:rsidRPr="6A74112E" w:rsidR="7007B2CB">
        <w:rPr>
          <w:rFonts w:ascii="Times New Roman" w:hAnsi="Arial Unicode MS" w:eastAsia="Arial Unicode MS" w:cs="Arial Unicode MS"/>
          <w:b w:val="0"/>
          <w:bCs w:val="0"/>
          <w:noProof w:val="0"/>
          <w:sz w:val="24"/>
          <w:szCs w:val="24"/>
          <w:lang w:val="en-US"/>
        </w:rPr>
        <w:t xml:space="preserve"> team, </w:t>
      </w:r>
      <w:r w:rsidRPr="6A74112E" w:rsidR="7007B2CB">
        <w:rPr>
          <w:rFonts w:ascii="Times New Roman" w:hAnsi="Arial Unicode MS" w:eastAsia="Arial Unicode MS" w:cs="Arial Unicode MS"/>
          <w:b w:val="0"/>
          <w:bCs w:val="0"/>
          <w:noProof w:val="0"/>
          <w:sz w:val="24"/>
          <w:szCs w:val="24"/>
          <w:lang w:val="en-US"/>
        </w:rPr>
        <w:t>optimizing</w:t>
      </w:r>
      <w:r w:rsidRPr="6A74112E" w:rsidR="7007B2CB">
        <w:rPr>
          <w:rFonts w:ascii="Times New Roman" w:hAnsi="Arial Unicode MS" w:eastAsia="Arial Unicode MS" w:cs="Arial Unicode MS"/>
          <w:b w:val="0"/>
          <w:bCs w:val="0"/>
          <w:noProof w:val="0"/>
          <w:sz w:val="24"/>
          <w:szCs w:val="24"/>
          <w:lang w:val="en-US"/>
        </w:rPr>
        <w:t xml:space="preserve"> it, and adding specific new architecture pieces. While initially it seemed like </w:t>
      </w:r>
      <w:r w:rsidRPr="6A74112E" w:rsidR="7007B2CB">
        <w:rPr>
          <w:rFonts w:ascii="Times New Roman" w:hAnsi="Arial Unicode MS" w:eastAsia="Arial Unicode MS" w:cs="Arial Unicode MS"/>
          <w:b w:val="0"/>
          <w:bCs w:val="0"/>
          <w:noProof w:val="0"/>
          <w:sz w:val="24"/>
          <w:szCs w:val="24"/>
          <w:lang w:val="en-US"/>
        </w:rPr>
        <w:t>a good idea</w:t>
      </w:r>
      <w:r w:rsidRPr="6A74112E" w:rsidR="7007B2CB">
        <w:rPr>
          <w:rFonts w:ascii="Times New Roman" w:hAnsi="Arial Unicode MS" w:eastAsia="Arial Unicode MS" w:cs="Arial Unicode MS"/>
          <w:b w:val="0"/>
          <w:bCs w:val="0"/>
          <w:noProof w:val="0"/>
          <w:sz w:val="24"/>
          <w:szCs w:val="24"/>
          <w:lang w:val="en-US"/>
        </w:rPr>
        <w:t xml:space="preserve"> -- building directly from their code seemed </w:t>
      </w:r>
      <w:r w:rsidRPr="6A74112E" w:rsidR="7007B2CB">
        <w:rPr>
          <w:rFonts w:ascii="Times New Roman" w:hAnsi="Arial Unicode MS" w:eastAsia="Arial Unicode MS" w:cs="Arial Unicode MS"/>
          <w:b w:val="0"/>
          <w:bCs w:val="0"/>
          <w:noProof w:val="0"/>
          <w:sz w:val="24"/>
          <w:szCs w:val="24"/>
          <w:lang w:val="en-US"/>
        </w:rPr>
        <w:t>a great way</w:t>
      </w:r>
      <w:r w:rsidRPr="6A74112E" w:rsidR="7007B2CB">
        <w:rPr>
          <w:rFonts w:ascii="Times New Roman" w:hAnsi="Arial Unicode MS" w:eastAsia="Arial Unicode MS" w:cs="Arial Unicode MS"/>
          <w:b w:val="0"/>
          <w:bCs w:val="0"/>
          <w:noProof w:val="0"/>
          <w:sz w:val="24"/>
          <w:szCs w:val="24"/>
          <w:lang w:val="en-US"/>
        </w:rPr>
        <w:t xml:space="preserve"> to compare apples to apples -- but doing so introduced a lot of complications to our project. </w:t>
      </w:r>
      <w:r w:rsidRPr="6A74112E" w:rsidR="7007B2CB">
        <w:rPr>
          <w:rFonts w:ascii="Times New Roman" w:hAnsi="Arial Unicode MS" w:eastAsia="Arial Unicode MS" w:cs="Arial Unicode MS"/>
          <w:b w:val="0"/>
          <w:bCs w:val="0"/>
          <w:noProof w:val="0"/>
          <w:sz w:val="24"/>
          <w:szCs w:val="24"/>
          <w:lang w:val="en-US"/>
        </w:rPr>
        <w:t>GoEmotions</w:t>
      </w:r>
      <w:r w:rsidRPr="6A74112E" w:rsidR="7007B2CB">
        <w:rPr>
          <w:rFonts w:ascii="Times New Roman" w:hAnsi="Arial Unicode MS" w:eastAsia="Arial Unicode MS" w:cs="Arial Unicode MS"/>
          <w:b w:val="0"/>
          <w:bCs w:val="0"/>
          <w:noProof w:val="0"/>
          <w:sz w:val="24"/>
          <w:szCs w:val="24"/>
          <w:lang w:val="en-US"/>
        </w:rPr>
        <w:t xml:space="preserve"> has not had any meaningful updates to their codebase in approximately four years, which means it was using very out-of-date modules. Most problematic is that the code depended on TensorFlow 1 deprecated and defunct APIs, requiring a bunch of refactoring to be able to migrate to TensorFlow 2 and </w:t>
      </w:r>
      <w:r w:rsidRPr="6A74112E" w:rsidR="7007B2CB">
        <w:rPr>
          <w:rFonts w:ascii="Times New Roman" w:hAnsi="Arial Unicode MS" w:eastAsia="Arial Unicode MS" w:cs="Arial Unicode MS"/>
          <w:b w:val="0"/>
          <w:bCs w:val="0"/>
          <w:noProof w:val="0"/>
          <w:sz w:val="24"/>
          <w:szCs w:val="24"/>
          <w:lang w:val="en-US"/>
        </w:rPr>
        <w:t>Keras</w:t>
      </w:r>
      <w:r w:rsidRPr="6A74112E" w:rsidR="7007B2CB">
        <w:rPr>
          <w:rFonts w:ascii="Times New Roman" w:hAnsi="Arial Unicode MS" w:eastAsia="Arial Unicode MS" w:cs="Arial Unicode MS"/>
          <w:b w:val="0"/>
          <w:bCs w:val="0"/>
          <w:noProof w:val="0"/>
          <w:sz w:val="24"/>
          <w:szCs w:val="24"/>
          <w:lang w:val="en-US"/>
        </w:rPr>
        <w:t xml:space="preserve">. One particular defunct API it used, Estimators, was structured using a pattern completely unlike </w:t>
      </w:r>
      <w:r w:rsidRPr="6A74112E" w:rsidR="7007B2CB">
        <w:rPr>
          <w:rFonts w:ascii="Times New Roman" w:hAnsi="Arial Unicode MS" w:eastAsia="Arial Unicode MS" w:cs="Arial Unicode MS"/>
          <w:b w:val="0"/>
          <w:bCs w:val="0"/>
          <w:noProof w:val="0"/>
          <w:sz w:val="24"/>
          <w:szCs w:val="24"/>
          <w:lang w:val="en-US"/>
        </w:rPr>
        <w:t>Keras</w:t>
      </w:r>
      <w:r w:rsidRPr="6A74112E" w:rsidR="7007B2CB">
        <w:rPr>
          <w:rFonts w:ascii="Times New Roman" w:hAnsi="Arial Unicode MS" w:eastAsia="Arial Unicode MS" w:cs="Arial Unicode MS"/>
          <w:b w:val="0"/>
          <w:bCs w:val="0"/>
          <w:noProof w:val="0"/>
          <w:sz w:val="24"/>
          <w:szCs w:val="24"/>
          <w:lang w:val="en-US"/>
        </w:rPr>
        <w:t>, which made completing the refactor particularly difficult.</w:t>
      </w:r>
    </w:p>
    <w:p w:rsidR="673B77C2" w:rsidP="6A74112E" w:rsidRDefault="673B77C2" w14:paraId="7BABCE0A" w14:textId="629E7A69">
      <w:pPr>
        <w:spacing w:line="276" w:lineRule="auto"/>
        <w:ind w:firstLine="720"/>
        <w:jc w:val="both"/>
        <w:rPr>
          <w:rFonts w:ascii="Times New Roman" w:hAnsi="Arial Unicode MS" w:eastAsia="Arial Unicode MS" w:cs="Arial Unicode MS"/>
          <w:b w:val="0"/>
          <w:bCs w:val="0"/>
          <w:noProof w:val="0"/>
          <w:sz w:val="24"/>
          <w:szCs w:val="24"/>
          <w:lang w:val="en-US"/>
        </w:rPr>
      </w:pPr>
      <w:r w:rsidRPr="6A74112E" w:rsidR="7007B2CB">
        <w:rPr>
          <w:rFonts w:ascii="Times New Roman" w:hAnsi="Arial Unicode MS" w:eastAsia="Arial Unicode MS" w:cs="Arial Unicode MS"/>
          <w:b w:val="0"/>
          <w:bCs w:val="0"/>
          <w:noProof w:val="0"/>
          <w:sz w:val="24"/>
          <w:szCs w:val="24"/>
          <w:lang w:val="en-US"/>
        </w:rPr>
        <w:t xml:space="preserve">An </w:t>
      </w:r>
      <w:r w:rsidRPr="6A74112E" w:rsidR="7007B2CB">
        <w:rPr>
          <w:rFonts w:ascii="Times New Roman" w:hAnsi="Arial Unicode MS" w:eastAsia="Arial Unicode MS" w:cs="Arial Unicode MS"/>
          <w:b w:val="0"/>
          <w:bCs w:val="0"/>
          <w:noProof w:val="0"/>
          <w:sz w:val="24"/>
          <w:szCs w:val="24"/>
          <w:lang w:val="en-US"/>
        </w:rPr>
        <w:t>additional</w:t>
      </w:r>
      <w:r w:rsidRPr="6A74112E" w:rsidR="7007B2CB">
        <w:rPr>
          <w:rFonts w:ascii="Times New Roman" w:hAnsi="Arial Unicode MS" w:eastAsia="Arial Unicode MS" w:cs="Arial Unicode MS"/>
          <w:b w:val="0"/>
          <w:bCs w:val="0"/>
          <w:noProof w:val="0"/>
          <w:sz w:val="24"/>
          <w:szCs w:val="24"/>
          <w:lang w:val="en-US"/>
        </w:rPr>
        <w:t xml:space="preserve"> complication is that the GoEmotions code was designed to be run using a Linux Bash command line, and both of us have Windows machines. While there are ways to get Bash running on Windows, both of us going through that set-up and disrupting our machines to that extent did not seem overly reasonable and likely to introduce problems where inconsistent machine configurations could cause the project to not work the same on one of our computers versus the other. We first tried a workaround where we simulated the passing of the command line arguments using a Python file, but the multi-file architecture of the original </w:t>
      </w:r>
      <w:r w:rsidRPr="6A74112E" w:rsidR="7007B2CB">
        <w:rPr>
          <w:rFonts w:ascii="Times New Roman" w:hAnsi="Arial Unicode MS" w:eastAsia="Arial Unicode MS" w:cs="Arial Unicode MS"/>
          <w:b w:val="0"/>
          <w:bCs w:val="0"/>
          <w:noProof w:val="0"/>
          <w:sz w:val="24"/>
          <w:szCs w:val="24"/>
          <w:lang w:val="en-US"/>
        </w:rPr>
        <w:t>GoEmotions</w:t>
      </w:r>
      <w:r w:rsidRPr="6A74112E" w:rsidR="7007B2CB">
        <w:rPr>
          <w:rFonts w:ascii="Times New Roman" w:hAnsi="Arial Unicode MS" w:eastAsia="Arial Unicode MS" w:cs="Arial Unicode MS"/>
          <w:b w:val="0"/>
          <w:bCs w:val="0"/>
          <w:noProof w:val="0"/>
          <w:sz w:val="24"/>
          <w:szCs w:val="24"/>
          <w:lang w:val="en-US"/>
        </w:rPr>
        <w:t xml:space="preserve"> was still </w:t>
      </w:r>
      <w:r w:rsidRPr="6A74112E" w:rsidR="2E635230">
        <w:rPr>
          <w:rFonts w:ascii="Times New Roman" w:hAnsi="Arial Unicode MS" w:eastAsia="Arial Unicode MS" w:cs="Arial Unicode MS"/>
          <w:b w:val="0"/>
          <w:bCs w:val="0"/>
          <w:noProof w:val="0"/>
          <w:sz w:val="24"/>
          <w:szCs w:val="24"/>
          <w:lang w:val="en-US"/>
        </w:rPr>
        <w:t>confusing</w:t>
      </w:r>
      <w:r w:rsidRPr="6A74112E" w:rsidR="7007B2CB">
        <w:rPr>
          <w:rFonts w:ascii="Times New Roman" w:hAnsi="Arial Unicode MS" w:eastAsia="Arial Unicode MS" w:cs="Arial Unicode MS"/>
          <w:b w:val="0"/>
          <w:bCs w:val="0"/>
          <w:noProof w:val="0"/>
          <w:sz w:val="24"/>
          <w:szCs w:val="24"/>
          <w:lang w:val="en-US"/>
        </w:rPr>
        <w:t xml:space="preserve">, so we </w:t>
      </w:r>
      <w:r w:rsidRPr="6A74112E" w:rsidR="7007B2CB">
        <w:rPr>
          <w:rFonts w:ascii="Times New Roman" w:hAnsi="Arial Unicode MS" w:eastAsia="Arial Unicode MS" w:cs="Arial Unicode MS"/>
          <w:b w:val="0"/>
          <w:bCs w:val="0"/>
          <w:noProof w:val="0"/>
          <w:sz w:val="24"/>
          <w:szCs w:val="24"/>
          <w:lang w:val="en-US"/>
        </w:rPr>
        <w:t>ultimately opted</w:t>
      </w:r>
      <w:r w:rsidRPr="6A74112E" w:rsidR="7007B2CB">
        <w:rPr>
          <w:rFonts w:ascii="Times New Roman" w:hAnsi="Arial Unicode MS" w:eastAsia="Arial Unicode MS" w:cs="Arial Unicode MS"/>
          <w:b w:val="0"/>
          <w:bCs w:val="0"/>
          <w:noProof w:val="0"/>
          <w:sz w:val="24"/>
          <w:szCs w:val="24"/>
          <w:lang w:val="en-US"/>
        </w:rPr>
        <w:t xml:space="preserve"> to migrate the whole thing to a </w:t>
      </w:r>
      <w:r w:rsidRPr="6A74112E" w:rsidR="7007B2CB">
        <w:rPr>
          <w:rFonts w:ascii="Times New Roman" w:hAnsi="Arial Unicode MS" w:eastAsia="Arial Unicode MS" w:cs="Arial Unicode MS"/>
          <w:b w:val="0"/>
          <w:bCs w:val="0"/>
          <w:noProof w:val="0"/>
          <w:sz w:val="24"/>
          <w:szCs w:val="24"/>
          <w:lang w:val="en-US"/>
        </w:rPr>
        <w:t>Jupyter</w:t>
      </w:r>
      <w:r w:rsidRPr="6A74112E" w:rsidR="7007B2CB">
        <w:rPr>
          <w:rFonts w:ascii="Times New Roman" w:hAnsi="Arial Unicode MS" w:eastAsia="Arial Unicode MS" w:cs="Arial Unicode MS"/>
          <w:b w:val="0"/>
          <w:bCs w:val="0"/>
          <w:noProof w:val="0"/>
          <w:sz w:val="24"/>
          <w:szCs w:val="24"/>
          <w:lang w:val="en-US"/>
        </w:rPr>
        <w:t xml:space="preserve"> Notebook. This fortunately made the project a lot easier to run and to develop, but it does introduce a bit of weirdness in the code where configuration is still being set by what should be command line config flags, but the actual command line processing is turned off since it would be impossible to functioning within a </w:t>
      </w:r>
      <w:r w:rsidRPr="6A74112E" w:rsidR="7007B2CB">
        <w:rPr>
          <w:rFonts w:ascii="Times New Roman" w:hAnsi="Arial Unicode MS" w:eastAsia="Arial Unicode MS" w:cs="Arial Unicode MS"/>
          <w:b w:val="0"/>
          <w:bCs w:val="0"/>
          <w:noProof w:val="0"/>
          <w:sz w:val="24"/>
          <w:szCs w:val="24"/>
          <w:lang w:val="en-US"/>
        </w:rPr>
        <w:t>Jupyter</w:t>
      </w:r>
      <w:r w:rsidRPr="6A74112E" w:rsidR="7007B2CB">
        <w:rPr>
          <w:rFonts w:ascii="Times New Roman" w:hAnsi="Arial Unicode MS" w:eastAsia="Arial Unicode MS" w:cs="Arial Unicode MS"/>
          <w:b w:val="0"/>
          <w:bCs w:val="0"/>
          <w:noProof w:val="0"/>
          <w:sz w:val="24"/>
          <w:szCs w:val="24"/>
          <w:lang w:val="en-US"/>
        </w:rPr>
        <w:t xml:space="preserve"> Notebook. The default values for the flags </w:t>
      </w:r>
      <w:r w:rsidRPr="6A74112E" w:rsidR="7007B2CB">
        <w:rPr>
          <w:rFonts w:ascii="Times New Roman" w:hAnsi="Arial Unicode MS" w:eastAsia="Arial Unicode MS" w:cs="Arial Unicode MS"/>
          <w:b w:val="0"/>
          <w:bCs w:val="0"/>
          <w:noProof w:val="0"/>
          <w:sz w:val="24"/>
          <w:szCs w:val="24"/>
          <w:lang w:val="en-US"/>
        </w:rPr>
        <w:t>are</w:t>
      </w:r>
      <w:r w:rsidRPr="6A74112E" w:rsidR="7007B2CB">
        <w:rPr>
          <w:rFonts w:ascii="Times New Roman" w:hAnsi="Arial Unicode MS" w:eastAsia="Arial Unicode MS" w:cs="Arial Unicode MS"/>
          <w:b w:val="0"/>
          <w:bCs w:val="0"/>
          <w:noProof w:val="0"/>
          <w:sz w:val="24"/>
          <w:szCs w:val="24"/>
          <w:lang w:val="en-US"/>
        </w:rPr>
        <w:t xml:space="preserve"> the actual values. </w:t>
      </w:r>
    </w:p>
    <w:p w:rsidR="673B77C2" w:rsidP="6A74112E" w:rsidRDefault="673B77C2" w14:paraId="2F4DFBFC" w14:textId="5C5E6C9D">
      <w:pPr>
        <w:spacing w:line="276" w:lineRule="auto"/>
        <w:jc w:val="both"/>
        <w:rPr>
          <w:rFonts w:ascii="Times New Roman" w:hAnsi="Arial Unicode MS" w:eastAsia="Arial Unicode MS" w:cs="Arial Unicode MS"/>
          <w:b w:val="0"/>
          <w:bCs w:val="0"/>
          <w:noProof w:val="0"/>
          <w:sz w:val="24"/>
          <w:szCs w:val="24"/>
          <w:lang w:val="en-US"/>
        </w:rPr>
      </w:pPr>
      <w:r w:rsidRPr="6A74112E" w:rsidR="7007B2CB">
        <w:rPr>
          <w:rFonts w:ascii="Times New Roman" w:hAnsi="Arial Unicode MS" w:eastAsia="Arial Unicode MS" w:cs="Arial Unicode MS"/>
          <w:b w:val="0"/>
          <w:bCs w:val="0"/>
          <w:noProof w:val="0"/>
          <w:sz w:val="24"/>
          <w:szCs w:val="24"/>
          <w:lang w:val="en-US"/>
        </w:rPr>
        <w:t xml:space="preserve">In retrospect, it would have been easier to use the </w:t>
      </w:r>
      <w:r w:rsidRPr="6A74112E" w:rsidR="7007B2CB">
        <w:rPr>
          <w:rFonts w:ascii="Times New Roman" w:hAnsi="Arial Unicode MS" w:eastAsia="Arial Unicode MS" w:cs="Arial Unicode MS"/>
          <w:b w:val="0"/>
          <w:bCs w:val="0"/>
          <w:noProof w:val="0"/>
          <w:sz w:val="24"/>
          <w:szCs w:val="24"/>
          <w:lang w:val="en-US"/>
        </w:rPr>
        <w:t>GoEmotions</w:t>
      </w:r>
      <w:r w:rsidRPr="6A74112E" w:rsidR="7007B2CB">
        <w:rPr>
          <w:rFonts w:ascii="Times New Roman" w:hAnsi="Arial Unicode MS" w:eastAsia="Arial Unicode MS" w:cs="Arial Unicode MS"/>
          <w:b w:val="0"/>
          <w:bCs w:val="0"/>
          <w:noProof w:val="0"/>
          <w:sz w:val="24"/>
          <w:szCs w:val="24"/>
          <w:lang w:val="en-US"/>
        </w:rPr>
        <w:t xml:space="preserve"> dataset and their implementation as inspiration, not </w:t>
      </w:r>
      <w:r w:rsidRPr="6A74112E" w:rsidR="5AC088D3">
        <w:rPr>
          <w:rFonts w:ascii="Times New Roman" w:hAnsi="Arial Unicode MS" w:eastAsia="Arial Unicode MS" w:cs="Arial Unicode MS"/>
          <w:b w:val="0"/>
          <w:bCs w:val="0"/>
          <w:noProof w:val="0"/>
          <w:sz w:val="24"/>
          <w:szCs w:val="24"/>
          <w:lang w:val="en-US"/>
        </w:rPr>
        <w:t>a</w:t>
      </w:r>
      <w:r w:rsidRPr="6A74112E" w:rsidR="7007B2CB">
        <w:rPr>
          <w:rFonts w:ascii="Times New Roman" w:hAnsi="Arial Unicode MS" w:eastAsia="Arial Unicode MS" w:cs="Arial Unicode MS"/>
          <w:b w:val="0"/>
          <w:bCs w:val="0"/>
          <w:noProof w:val="0"/>
          <w:sz w:val="24"/>
          <w:szCs w:val="24"/>
          <w:lang w:val="en-US"/>
        </w:rPr>
        <w:t xml:space="preserve"> starting point for our code.</w:t>
      </w:r>
    </w:p>
    <w:p w:rsidR="2097CD74" w:rsidP="6A74112E" w:rsidRDefault="2097CD74" w14:paraId="6C9F1C77" w14:textId="3E9BD5F5">
      <w:pPr>
        <w:spacing w:line="276" w:lineRule="auto"/>
        <w:ind w:firstLine="720"/>
        <w:jc w:val="both"/>
        <w:rPr>
          <w:rFonts w:ascii="Times New Roman" w:hAnsi="Arial Unicode MS" w:eastAsia="Arial Unicode MS" w:cs="Arial Unicode MS"/>
          <w:b w:val="0"/>
          <w:bCs w:val="0"/>
          <w:noProof w:val="0"/>
          <w:sz w:val="24"/>
          <w:szCs w:val="24"/>
          <w:lang w:val="en-US"/>
        </w:rPr>
      </w:pPr>
      <w:r w:rsidRPr="6A74112E" w:rsidR="7007B2CB">
        <w:rPr>
          <w:rFonts w:ascii="Times New Roman" w:hAnsi="Arial Unicode MS" w:eastAsia="Arial Unicode MS" w:cs="Arial Unicode MS"/>
          <w:b w:val="0"/>
          <w:bCs w:val="0"/>
          <w:noProof w:val="0"/>
          <w:sz w:val="24"/>
          <w:szCs w:val="24"/>
          <w:lang w:val="en-US"/>
        </w:rPr>
        <w:t xml:space="preserve">Another potential improvement is that we could have done more manipulation of the </w:t>
      </w:r>
      <w:r w:rsidRPr="6A74112E" w:rsidR="7007B2CB">
        <w:rPr>
          <w:rFonts w:ascii="Times New Roman" w:hAnsi="Arial Unicode MS" w:eastAsia="Arial Unicode MS" w:cs="Arial Unicode MS"/>
          <w:b w:val="0"/>
          <w:bCs w:val="0"/>
          <w:noProof w:val="0"/>
          <w:sz w:val="24"/>
          <w:szCs w:val="24"/>
          <w:lang w:val="en-US"/>
        </w:rPr>
        <w:t>GoEmotions</w:t>
      </w:r>
      <w:r w:rsidRPr="6A74112E" w:rsidR="7007B2CB">
        <w:rPr>
          <w:rFonts w:ascii="Times New Roman" w:hAnsi="Arial Unicode MS" w:eastAsia="Arial Unicode MS" w:cs="Arial Unicode MS"/>
          <w:b w:val="0"/>
          <w:bCs w:val="0"/>
          <w:noProof w:val="0"/>
          <w:sz w:val="24"/>
          <w:szCs w:val="24"/>
          <w:lang w:val="en-US"/>
        </w:rPr>
        <w:t xml:space="preserve"> dataset to help with training, specifically around dealing with the uneven data spread of the emotion categories. Originally, we saw that </w:t>
      </w:r>
      <w:r w:rsidRPr="6A74112E" w:rsidR="7007B2CB">
        <w:rPr>
          <w:rFonts w:ascii="Times New Roman" w:hAnsi="Arial Unicode MS" w:eastAsia="Arial Unicode MS" w:cs="Arial Unicode MS"/>
          <w:b w:val="0"/>
          <w:bCs w:val="0"/>
          <w:noProof w:val="0"/>
          <w:sz w:val="24"/>
          <w:szCs w:val="24"/>
          <w:lang w:val="en-US"/>
        </w:rPr>
        <w:t>GoEmotions</w:t>
      </w:r>
      <w:r w:rsidRPr="6A74112E" w:rsidR="7007B2CB">
        <w:rPr>
          <w:rFonts w:ascii="Times New Roman" w:hAnsi="Arial Unicode MS" w:eastAsia="Arial Unicode MS" w:cs="Arial Unicode MS"/>
          <w:b w:val="0"/>
          <w:bCs w:val="0"/>
          <w:noProof w:val="0"/>
          <w:sz w:val="24"/>
          <w:szCs w:val="24"/>
          <w:lang w:val="en-US"/>
        </w:rPr>
        <w:t xml:space="preserve"> implemented correlation and sentiment grouping code that we thought would effectively handle the issue, which was supported by </w:t>
      </w:r>
      <w:sdt>
        <w:sdtPr>
          <w:id w:val="2131978059"/>
          <w:tag w:val="MENDELEY_CITATION_v3_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"/>
          <w:placeholder>
            <w:docPart w:val="DefaultPlaceholder_-1854013440"/>
          </w:placeholder>
        </w:sdtPr>
        <w:sdtContent>
          <w:r w:rsidRPr="6A74112E" w:rsidR="6A74112E">
            <w:rPr>
              <w:rFonts w:ascii="Times New Roman" w:hAnsi="Arial Unicode MS" w:eastAsia="Arial Unicode MS" w:cs="Arial Unicode MS"/>
              <w:b w:val="0"/>
              <w:bCs w:val="0"/>
              <w:noProof w:val="0"/>
              <w:color w:val="000000" w:themeColor="text1" w:themeTint="FF" w:themeShade="FF"/>
              <w:sz w:val="24"/>
              <w:szCs w:val="24"/>
              <w:u w:val="none"/>
              <w:vertAlign w:val="baseline"/>
              <w:lang w:val="en-US"/>
            </w:rPr>
            <w:t>(Wang et al. 2025)</w:t>
          </w:r>
        </w:sdtContent>
      </w:sdt>
      <w:r w:rsidRPr="6A74112E" w:rsidR="7007B2CB">
        <w:rPr>
          <w:rFonts w:ascii="Times New Roman" w:hAnsi="Arial Unicode MS" w:eastAsia="Arial Unicode MS" w:cs="Arial Unicode MS"/>
          <w:b w:val="0"/>
          <w:bCs w:val="0"/>
          <w:noProof w:val="0"/>
          <w:sz w:val="24"/>
          <w:szCs w:val="24"/>
          <w:lang w:val="en-US"/>
        </w:rPr>
        <w:t xml:space="preserve"> as a valid </w:t>
      </w:r>
      <w:r w:rsidRPr="6A74112E" w:rsidR="7007B2CB">
        <w:rPr>
          <w:rFonts w:ascii="Times New Roman" w:hAnsi="Arial Unicode MS" w:eastAsia="Arial Unicode MS" w:cs="Arial Unicode MS"/>
          <w:b w:val="0"/>
          <w:bCs w:val="0"/>
          <w:noProof w:val="0"/>
          <w:sz w:val="24"/>
          <w:szCs w:val="24"/>
          <w:lang w:val="en-US"/>
        </w:rPr>
        <w:t>option</w:t>
      </w:r>
      <w:r w:rsidRPr="6A74112E" w:rsidR="7007B2CB">
        <w:rPr>
          <w:rFonts w:ascii="Times New Roman" w:hAnsi="Arial Unicode MS" w:eastAsia="Arial Unicode MS" w:cs="Arial Unicode MS"/>
          <w:b w:val="0"/>
          <w:bCs w:val="0"/>
          <w:noProof w:val="0"/>
          <w:sz w:val="24"/>
          <w:szCs w:val="24"/>
          <w:lang w:val="en-US"/>
        </w:rPr>
        <w:t xml:space="preserve">. Unfortunately, that did not seem to be enough. We introduced our own </w:t>
      </w:r>
      <w:r w:rsidRPr="6A74112E" w:rsidR="7007B2CB">
        <w:rPr>
          <w:rFonts w:ascii="Times New Roman" w:hAnsi="Arial Unicode MS" w:eastAsia="Arial Unicode MS" w:cs="Arial Unicode MS"/>
          <w:b w:val="0"/>
          <w:bCs w:val="0"/>
          <w:noProof w:val="0"/>
          <w:sz w:val="24"/>
          <w:szCs w:val="24"/>
          <w:lang w:val="en-US"/>
        </w:rPr>
        <w:t>additional</w:t>
      </w:r>
      <w:r w:rsidRPr="6A74112E" w:rsidR="7007B2CB">
        <w:rPr>
          <w:rFonts w:ascii="Times New Roman" w:hAnsi="Arial Unicode MS" w:eastAsia="Arial Unicode MS" w:cs="Arial Unicode MS"/>
          <w:b w:val="0"/>
          <w:bCs w:val="0"/>
          <w:noProof w:val="0"/>
          <w:sz w:val="24"/>
          <w:szCs w:val="24"/>
          <w:lang w:val="en-US"/>
        </w:rPr>
        <w:t xml:space="preserve"> weights and bias code, but we may have gotten better results using other strategies. One potential strategy would have been data augmentation techniques, described in </w:t>
      </w:r>
      <w:sdt>
        <w:sdtPr>
          <w:id w:val="1569195752"/>
          <w:tag w:val="MENDELEY_CITATION_v3_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"/>
          <w:placeholder>
            <w:docPart w:val="DefaultPlaceholder_-1854013440"/>
          </w:placeholder>
        </w:sdtPr>
        <w:sdtContent>
          <w:r w:rsidRPr="6A74112E" w:rsidR="6A74112E">
            <w:rPr>
              <w:rFonts w:ascii="Times New Roman" w:hAnsi="Arial Unicode MS" w:eastAsia="Arial Unicode MS" w:cs="Arial Unicode MS"/>
              <w:b w:val="0"/>
              <w:bCs w:val="0"/>
              <w:noProof w:val="0"/>
              <w:color w:val="000000" w:themeColor="text1" w:themeTint="FF" w:themeShade="FF"/>
              <w:sz w:val="24"/>
              <w:szCs w:val="24"/>
              <w:u w:val="none"/>
              <w:vertAlign w:val="baseline"/>
              <w:lang w:val="en-US"/>
            </w:rPr>
            <w:t>(Wang et al. 2025)</w:t>
          </w:r>
        </w:sdtContent>
      </w:sdt>
      <w:r w:rsidRPr="6A74112E" w:rsidR="7007B2CB">
        <w:rPr>
          <w:rFonts w:ascii="Times New Roman" w:hAnsi="Arial Unicode MS" w:eastAsia="Arial Unicode MS" w:cs="Arial Unicode MS"/>
          <w:b w:val="0"/>
          <w:bCs w:val="0"/>
          <w:noProof w:val="0"/>
          <w:sz w:val="24"/>
          <w:szCs w:val="24"/>
          <w:lang w:val="en-US"/>
        </w:rPr>
        <w:t xml:space="preserve"> as rearranging the tokens in the existing samples of the rarer classes to create new ones the model could learn from. Another strategy is we could have performed our own data labeling and rating tasks, filling in classes where the original raters </w:t>
      </w:r>
      <w:r w:rsidRPr="6A74112E" w:rsidR="7007B2CB">
        <w:rPr>
          <w:rFonts w:ascii="Times New Roman" w:hAnsi="Arial Unicode MS" w:eastAsia="Arial Unicode MS" w:cs="Arial Unicode MS"/>
          <w:b w:val="0"/>
          <w:bCs w:val="0"/>
          <w:noProof w:val="0"/>
          <w:sz w:val="24"/>
          <w:szCs w:val="24"/>
          <w:lang w:val="en-US"/>
        </w:rPr>
        <w:t>failed to</w:t>
      </w:r>
      <w:r w:rsidRPr="6A74112E" w:rsidR="7007B2CB">
        <w:rPr>
          <w:rFonts w:ascii="Times New Roman" w:hAnsi="Arial Unicode MS" w:eastAsia="Arial Unicode MS" w:cs="Arial Unicode MS"/>
          <w:b w:val="0"/>
          <w:bCs w:val="0"/>
          <w:noProof w:val="0"/>
          <w:sz w:val="24"/>
          <w:szCs w:val="24"/>
          <w:lang w:val="en-US"/>
        </w:rPr>
        <w:t xml:space="preserve"> categorize.</w:t>
      </w:r>
    </w:p>
    <w:p w:rsidR="622547AD" w:rsidP="6A74112E" w:rsidRDefault="622547AD" w14:paraId="6F00D2F6" w14:textId="64C32789">
      <w:pPr>
        <w:pStyle w:val="Heading1"/>
        <w:spacing w:before="240" w:beforeAutospacing="off" w:after="240" w:afterAutospacing="off" w:line="276" w:lineRule="auto"/>
        <w:jc w:val="both"/>
        <w:rPr>
          <w:noProof w:val="0"/>
          <w:lang w:val="en-US"/>
        </w:rPr>
      </w:pPr>
      <w:bookmarkStart w:name="_Toc837440842" w:id="11877613"/>
      <w:r w:rsidR="4EE0A9C6">
        <w:rPr/>
        <w:t>References</w:t>
      </w:r>
      <w:bookmarkEnd w:id="11877613"/>
    </w:p>
    <w:p w:rsidR="622547AD" w:rsidP="6A74112E" w:rsidRDefault="622547AD" w14:paraId="06E229C2" w14:textId="350FF37F">
      <w:pPr>
        <w:pStyle w:val="ListParagraph"/>
        <w:numPr>
          <w:ilvl w:val="0"/>
          <w:numId w:val="22"/>
        </w:numPr>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Demszky, Dorottya, Dana </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Movshovitz</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-Attias, </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Jeongwoo</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Ko, Alan Cowen, Gaurav </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Nemade</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and Sujith Ravi. ‘</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GoEmotions</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A Dataset of Fine-Grained Emotions</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5 2020. </w:t>
      </w:r>
      <w:ins w:author="Salyards, Chelsea N" w:date="2025-08-13T15:58:28.941Z" w:id="2023083003">
        <w:r>
          <w:fldChar w:fldCharType="begin"/>
        </w:r>
      </w:ins>
      <w:r>
        <w:instrText xml:space="preserve">HYPERLINK "http://arxiv.org/abs/2005.00547" </w:instrText>
      </w:r>
      <w:ins w:author="Salyards, Chelsea N" w:date="2025-08-13T15:58:28.941Z" w:id="1686261347">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http://arxiv.org/abs/2005.00547</w:t>
      </w:r>
      <w:ins w:author="Salyards, Chelsea N" w:date="2025-08-13T15:58:28.941Z" w:id="1198165985">
        <w:r>
          <w:fldChar w:fldCharType="end"/>
        </w:r>
      </w:ins>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p>
    <w:p w:rsidR="622547AD" w:rsidP="6A74112E" w:rsidRDefault="622547AD" w14:paraId="439A861C" w14:textId="0E929851">
      <w:pPr>
        <w:pStyle w:val="Normal"/>
        <w:numPr>
          <w:ilvl w:val="0"/>
          <w:numId w:val="22"/>
        </w:numPr>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Sanh, Victor, Lysandre Debut, Julien </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Chaumond</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and Thomas Wolf. ‘</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DistilBERT</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a Distilled Version of BERT: Smaller, Faster, Cheaper and Lighter</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2019. </w:t>
      </w:r>
      <w:ins w:author="Salyards, Chelsea N" w:date="2025-08-13T15:58:28.942Z" w:id="1177602179">
        <w:r>
          <w:fldChar w:fldCharType="begin"/>
        </w:r>
      </w:ins>
      <w:r>
        <w:instrText xml:space="preserve">HYPERLINK "https://github.com/huggingface/transformers" </w:instrText>
      </w:r>
      <w:ins w:author="Salyards, Chelsea N" w:date="2025-08-13T15:58:28.942Z" w:id="805009743">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https://github.com/huggingface/transformers</w:t>
      </w:r>
      <w:ins w:author="Salyards, Chelsea N" w:date="2025-08-13T15:58:28.942Z" w:id="1963940176">
        <w:r>
          <w:fldChar w:fldCharType="end"/>
        </w:r>
      </w:ins>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p>
    <w:p w:rsidR="622547AD" w:rsidP="6A74112E" w:rsidRDefault="622547AD" w14:paraId="7EE85A43" w14:textId="3FCADD88">
      <w:pPr>
        <w:pStyle w:val="Normal"/>
        <w:numPr>
          <w:ilvl w:val="0"/>
          <w:numId w:val="22"/>
        </w:numPr>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Abas, Ahmed R., Ibrahim </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Elhenawy</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Mahinda Zidan, and Mahmoud Othman. ‘Bert-</w:t>
      </w:r>
      <w:r w:rsidRPr="6A74112E" w:rsidR="049FC7C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CNN</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A Deep Learning Model for Detecting Emotions from Text</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w:t>
      </w:r>
      <w:r w:rsidRPr="6A74112E" w:rsidR="38E3D756">
        <w:rPr>
          <w:rFonts w:ascii="Times New Roman" w:hAnsi="Times New Roman" w:eastAsia="Times New Roman" w:cs="Times New Roman"/>
          <w:b w:val="0"/>
          <w:bCs w:val="0"/>
          <w:i w:val="1"/>
          <w:iCs w:val="1"/>
          <w:caps w:val="0"/>
          <w:smallCaps w:val="0"/>
          <w:strike w:val="0"/>
          <w:dstrike w:val="0"/>
          <w:noProof w:val="0"/>
          <w:color w:val="auto"/>
          <w:sz w:val="24"/>
          <w:szCs w:val="24"/>
          <w:u w:val="none"/>
          <w:lang w:val="en-US"/>
        </w:rPr>
        <w:t>Computers, Materials and Continua</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71 (2022): 2943–61. </w:t>
      </w:r>
      <w:ins w:author="Salyards, Chelsea N" w:date="2025-08-13T15:58:28.942Z" w:id="1911963088">
        <w:r>
          <w:fldChar w:fldCharType="begin"/>
        </w:r>
      </w:ins>
      <w:r>
        <w:instrText xml:space="preserve">HYPERLINK "https://doi.org/10.32604/cmc.2022.021671" </w:instrText>
      </w:r>
      <w:ins w:author="Salyards, Chelsea N" w:date="2025-08-13T15:58:28.942Z" w:id="1336376621">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https://doi.org/10.32604/cmc.2022.021671</w:t>
      </w:r>
      <w:ins w:author="Salyards, Chelsea N" w:date="2025-08-13T15:58:28.942Z" w:id="957787541">
        <w:r>
          <w:fldChar w:fldCharType="end"/>
        </w:r>
      </w:ins>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p>
    <w:p w:rsidR="622547AD" w:rsidP="6A74112E" w:rsidRDefault="622547AD" w14:paraId="5D5C0FD6" w14:textId="15F321A7">
      <w:pPr>
        <w:pStyle w:val="Normal"/>
        <w:numPr>
          <w:ilvl w:val="0"/>
          <w:numId w:val="22"/>
        </w:numPr>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Guo, Yuan, and Hongmei Li. ‘Research on Sentiment Analysis of Online Course Evaluation Based on EN- BERT-CNN</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In </w:t>
      </w:r>
      <w:r w:rsidRPr="6A74112E" w:rsidR="38E3D756">
        <w:rPr>
          <w:rFonts w:ascii="Times New Roman" w:hAnsi="Times New Roman" w:eastAsia="Times New Roman" w:cs="Times New Roman"/>
          <w:b w:val="0"/>
          <w:bCs w:val="0"/>
          <w:i w:val="1"/>
          <w:iCs w:val="1"/>
          <w:caps w:val="0"/>
          <w:smallCaps w:val="0"/>
          <w:strike w:val="0"/>
          <w:dstrike w:val="0"/>
          <w:noProof w:val="0"/>
          <w:color w:val="auto"/>
          <w:sz w:val="24"/>
          <w:szCs w:val="24"/>
          <w:u w:val="none"/>
          <w:lang w:val="en-US"/>
        </w:rPr>
        <w:t>Proceedings of the 2024 8th International Conference on Electronic Information Technology and Computer Engineering</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65–68. ACM, 10 2024. </w:t>
      </w:r>
      <w:ins w:author="Salyards, Chelsea N" w:date="2025-08-13T15:58:28.942Z" w:id="670344243">
        <w:r>
          <w:fldChar w:fldCharType="begin"/>
        </w:r>
      </w:ins>
      <w:r>
        <w:instrText xml:space="preserve">HYPERLINK "https://doi.org/10.1145/3711129.3711142" </w:instrText>
      </w:r>
      <w:ins w:author="Salyards, Chelsea N" w:date="2025-08-13T15:58:28.942Z" w:id="1608578008">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https://doi.org/10.1145/3711129.3711142</w:t>
      </w:r>
      <w:ins w:author="Salyards, Chelsea N" w:date="2025-08-13T15:58:28.942Z" w:id="504486448">
        <w:r>
          <w:fldChar w:fldCharType="end"/>
        </w:r>
      </w:ins>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p>
    <w:p w:rsidR="622547AD" w:rsidP="6A74112E" w:rsidRDefault="622547AD" w14:paraId="64BCF3D4" w14:textId="1B4DC97B">
      <w:pPr>
        <w:pStyle w:val="Normal"/>
        <w:numPr>
          <w:ilvl w:val="0"/>
          <w:numId w:val="22"/>
        </w:numPr>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Duong, Chi Thang, Remi Lebret, and Karl </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Abererécole</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‘Multimodal Classification for </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Analysing</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Social Media</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2017.</w:t>
      </w:r>
    </w:p>
    <w:p w:rsidR="622547AD" w:rsidP="6A74112E" w:rsidRDefault="622547AD" w14:paraId="49952A2A" w14:textId="4DAF2095">
      <w:pPr>
        <w:pStyle w:val="Normal"/>
        <w:numPr>
          <w:ilvl w:val="0"/>
          <w:numId w:val="22"/>
        </w:numPr>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Tan, Kian Long, Chin Poo Lee, Kalaiarasi Sonai Muthu </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Anbananthen</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and Kian Ming Lim. ‘</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RoBERTa</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-LSTM: A Hybrid Model for Sentiment Analysis </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With</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Transformer and Recurrent Neural Network</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w:t>
      </w:r>
      <w:r w:rsidRPr="6A74112E" w:rsidR="38E3D756">
        <w:rPr>
          <w:rFonts w:ascii="Times New Roman" w:hAnsi="Times New Roman" w:eastAsia="Times New Roman" w:cs="Times New Roman"/>
          <w:b w:val="0"/>
          <w:bCs w:val="0"/>
          <w:i w:val="1"/>
          <w:iCs w:val="1"/>
          <w:caps w:val="0"/>
          <w:smallCaps w:val="0"/>
          <w:strike w:val="0"/>
          <w:dstrike w:val="0"/>
          <w:noProof w:val="0"/>
          <w:color w:val="auto"/>
          <w:sz w:val="24"/>
          <w:szCs w:val="24"/>
          <w:u w:val="none"/>
          <w:lang w:val="en-US"/>
        </w:rPr>
        <w:t>IEEE Access</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10 (2022): 21517–25. </w:t>
      </w:r>
      <w:ins w:author="Salyards, Chelsea N" w:date="2025-08-13T15:58:28.944Z" w:id="1987456773">
        <w:r>
          <w:fldChar w:fldCharType="begin"/>
        </w:r>
      </w:ins>
      <w:r>
        <w:instrText xml:space="preserve">HYPERLINK "https://doi.org/10.1109/ACCESS.2022.3152828" </w:instrText>
      </w:r>
      <w:ins w:author="Salyards, Chelsea N" w:date="2025-08-13T15:58:28.944Z" w:id="2094402266">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https://doi.org/10.1109/ACCESS.2022.3152828</w:t>
      </w:r>
      <w:ins w:author="Salyards, Chelsea N" w:date="2025-08-13T15:58:28.944Z" w:id="660907837">
        <w:r>
          <w:fldChar w:fldCharType="end"/>
        </w:r>
      </w:ins>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p>
    <w:p w:rsidR="622547AD" w:rsidP="6A74112E" w:rsidRDefault="622547AD" w14:paraId="7DBCC712" w14:textId="04C18FF7">
      <w:pPr>
        <w:pStyle w:val="Normal"/>
        <w:numPr>
          <w:ilvl w:val="0"/>
          <w:numId w:val="22"/>
        </w:numPr>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Kokab, Sayyida Tabinda, Sohail Asghar, and </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Shehneela</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Naz. ‘Transformer-Based Deep Learning Models for the Sentiment Analysis of Social Media Data</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w:t>
      </w:r>
      <w:r w:rsidRPr="6A74112E" w:rsidR="38E3D756">
        <w:rPr>
          <w:rFonts w:ascii="Times New Roman" w:hAnsi="Times New Roman" w:eastAsia="Times New Roman" w:cs="Times New Roman"/>
          <w:b w:val="0"/>
          <w:bCs w:val="0"/>
          <w:i w:val="1"/>
          <w:iCs w:val="1"/>
          <w:caps w:val="0"/>
          <w:smallCaps w:val="0"/>
          <w:strike w:val="0"/>
          <w:dstrike w:val="0"/>
          <w:noProof w:val="0"/>
          <w:color w:val="auto"/>
          <w:sz w:val="24"/>
          <w:szCs w:val="24"/>
          <w:u w:val="none"/>
          <w:lang w:val="en-US"/>
        </w:rPr>
        <w:t>Array</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14 (7 2022). </w:t>
      </w:r>
      <w:ins w:author="Salyards, Chelsea N" w:date="2025-08-13T15:58:28.944Z" w:id="138626073">
        <w:r>
          <w:fldChar w:fldCharType="begin"/>
        </w:r>
      </w:ins>
      <w:r>
        <w:instrText xml:space="preserve">HYPERLINK "https://doi.org/10.1016/j.array.2022.100157" </w:instrText>
      </w:r>
      <w:ins w:author="Salyards, Chelsea N" w:date="2025-08-13T15:58:28.944Z" w:id="1124547403">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https://doi.org/10.1016/j.array.2022.100157</w:t>
      </w:r>
      <w:ins w:author="Salyards, Chelsea N" w:date="2025-08-13T15:58:28.944Z" w:id="894975859">
        <w:r>
          <w:fldChar w:fldCharType="end"/>
        </w:r>
      </w:ins>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p>
    <w:p w:rsidR="622547AD" w:rsidP="6A74112E" w:rsidRDefault="622547AD" w14:paraId="4F9BA42B" w14:textId="3D9272FC">
      <w:pPr>
        <w:pStyle w:val="Normal"/>
        <w:numPr>
          <w:ilvl w:val="0"/>
          <w:numId w:val="22"/>
        </w:numPr>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Wang, Shuo, Yuqi Lu, </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Ruijue</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Luo, </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Boxuan</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Li, Yingjie Zhang, and Liang Xiao. ‘A BERT-Based Sentiment Analysis Model for Depressive Text</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In </w:t>
      </w:r>
      <w:r w:rsidRPr="6A74112E" w:rsidR="38E3D756">
        <w:rPr>
          <w:rFonts w:ascii="Times New Roman" w:hAnsi="Times New Roman" w:eastAsia="Times New Roman" w:cs="Times New Roman"/>
          <w:b w:val="0"/>
          <w:bCs w:val="0"/>
          <w:i w:val="1"/>
          <w:iCs w:val="1"/>
          <w:caps w:val="0"/>
          <w:smallCaps w:val="0"/>
          <w:strike w:val="0"/>
          <w:dstrike w:val="0"/>
          <w:noProof w:val="0"/>
          <w:color w:val="auto"/>
          <w:sz w:val="24"/>
          <w:szCs w:val="24"/>
          <w:u w:val="none"/>
          <w:lang w:val="en-US"/>
        </w:rPr>
        <w:t>Proceedings of the 2025 International Conference on Generative Artificial Intelligence and Digital Media</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76–83. ACM, 3 2025. </w:t>
      </w:r>
      <w:ins w:author="Salyards, Chelsea N" w:date="2025-08-13T15:58:28.945Z" w:id="2072206670">
        <w:r>
          <w:fldChar w:fldCharType="begin"/>
        </w:r>
      </w:ins>
      <w:r>
        <w:instrText xml:space="preserve">HYPERLINK "https://doi.org/10.1145/3734921.3734934" </w:instrText>
      </w:r>
      <w:ins w:author="Salyards, Chelsea N" w:date="2025-08-13T15:58:28.945Z" w:id="234433156">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https://doi.org/10.1145/3734921.3734934</w:t>
      </w:r>
      <w:ins w:author="Salyards, Chelsea N" w:date="2025-08-13T15:58:28.945Z" w:id="714743729">
        <w:r>
          <w:fldChar w:fldCharType="end"/>
        </w:r>
      </w:ins>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p>
    <w:p w:rsidR="622547AD" w:rsidP="6A74112E" w:rsidRDefault="622547AD" w14:paraId="0C35B198" w14:textId="138EB8E1">
      <w:pPr>
        <w:pStyle w:val="Normal"/>
        <w:numPr>
          <w:ilvl w:val="0"/>
          <w:numId w:val="22"/>
        </w:numPr>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auto"/>
          <w:sz w:val="24"/>
          <w:szCs w:val="24"/>
          <w:lang w:val="en-US"/>
        </w:rPr>
      </w:pPr>
      <w:bookmarkStart w:name="_Int_HkKaIKnb" w:id="948788391"/>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Kim,</w:t>
      </w:r>
      <w:bookmarkEnd w:id="948788391"/>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Yoon. ‘Convolutional Neural Networks for Sentence Classification</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8 2014. </w:t>
      </w:r>
      <w:ins w:author="Salyards, Chelsea N" w:date="2025-08-13T15:58:28.945Z" w:id="87118680">
        <w:r>
          <w:fldChar w:fldCharType="begin"/>
        </w:r>
      </w:ins>
      <w:r>
        <w:instrText xml:space="preserve">HYPERLINK "http://arxiv.org/abs/1408.5882" </w:instrText>
      </w:r>
      <w:ins w:author="Salyards, Chelsea N" w:date="2025-08-13T15:58:28.945Z" w:id="1525178247">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http://arxiv.org/abs/1408.5882</w:t>
      </w:r>
      <w:ins w:author="Salyards, Chelsea N" w:date="2025-08-13T15:58:28.945Z" w:id="1006330413">
        <w:r>
          <w:fldChar w:fldCharType="end"/>
        </w:r>
      </w:ins>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p>
    <w:p w:rsidR="622547AD" w:rsidP="6A74112E" w:rsidRDefault="622547AD" w14:paraId="0CA2C308" w14:textId="18ABD8B1">
      <w:pPr>
        <w:pStyle w:val="ListParagraph"/>
        <w:numPr>
          <w:ilvl w:val="0"/>
          <w:numId w:val="22"/>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240" w:beforeAutospacing="off" w:after="240" w:afterAutospacing="off" w:line="276" w:lineRule="auto"/>
        <w:ind w:left="720" w:right="0" w:hanging="360"/>
        <w:jc w:val="both"/>
        <w:rPr>
          <w:rFonts w:ascii="Times New Roman" w:hAnsi="Times New Roman" w:eastAsia="Times New Roman" w:cs="Times New Roman"/>
          <w:b w:val="0"/>
          <w:bCs w:val="0"/>
          <w:i w:val="0"/>
          <w:iCs w:val="0"/>
          <w:caps w:val="0"/>
          <w:smallCaps w:val="0"/>
          <w:noProof w:val="0"/>
          <w:color w:val="auto"/>
          <w:sz w:val="24"/>
          <w:szCs w:val="24"/>
          <w:lang w:val="en-US"/>
        </w:rPr>
      </w:pPr>
      <w:r w:rsidRPr="6A74112E" w:rsidR="38E3D756">
        <w:rPr>
          <w:rFonts w:ascii="Times New Roman" w:hAnsi="Times New Roman" w:eastAsia="Times New Roman" w:cs="Times New Roman"/>
          <w:b w:val="0"/>
          <w:bCs w:val="0"/>
          <w:i w:val="0"/>
          <w:iCs w:val="0"/>
          <w:caps w:val="0"/>
          <w:smallCaps w:val="0"/>
          <w:noProof w:val="0"/>
          <w:color w:val="auto"/>
          <w:sz w:val="24"/>
          <w:szCs w:val="24"/>
          <w:lang w:val="en-US"/>
        </w:rPr>
        <w:t>GoEmotions</w:t>
      </w:r>
      <w:r w:rsidRPr="6A74112E" w:rsidR="38E3D756">
        <w:rPr>
          <w:rFonts w:ascii="Times New Roman" w:hAnsi="Times New Roman" w:eastAsia="Times New Roman" w:cs="Times New Roman"/>
          <w:b w:val="0"/>
          <w:bCs w:val="0"/>
          <w:i w:val="0"/>
          <w:iCs w:val="0"/>
          <w:caps w:val="0"/>
          <w:smallCaps w:val="0"/>
          <w:noProof w:val="0"/>
          <w:color w:val="auto"/>
          <w:sz w:val="24"/>
          <w:szCs w:val="24"/>
          <w:lang w:val="en-US"/>
        </w:rPr>
        <w:t xml:space="preserve"> data set: </w:t>
      </w:r>
    </w:p>
    <w:p w:rsidR="622547AD" w:rsidP="6A74112E" w:rsidRDefault="622547AD" w14:paraId="4C03548E" w14:textId="481FDF0C">
      <w:pPr>
        <w:pStyle w:val="ListParagraph"/>
        <w:suppressLineNumbers w:val="0"/>
        <w:pBdr>
          <w:top w:val="nil" w:color="000000" w:sz="0" w:space="0"/>
          <w:left w:val="nil" w:color="000000" w:sz="0" w:space="0"/>
          <w:bottom w:val="nil" w:color="000000" w:sz="0" w:space="0"/>
          <w:right w:val="nil" w:color="000000" w:sz="0" w:space="0"/>
          <w:between w:val="nil" w:color="000000" w:sz="0" w:space="0"/>
        </w:pBdr>
        <w:bidi w:val="0"/>
        <w:spacing w:before="240" w:beforeAutospacing="off" w:after="240" w:afterAutospacing="off" w:line="276" w:lineRule="auto"/>
        <w:ind w:left="72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ins w:author="Salyards, Chelsea N" w:date="2025-08-13T15:59:09.474Z" w:id="1899182116">
        <w:r>
          <w:fldChar w:fldCharType="begin"/>
        </w:r>
      </w:ins>
      <w:r>
        <w:instrText xml:space="preserve">HYPERLINK "https://www.kaggle.com/datasets/debarshichanda/goemotions" </w:instrText>
      </w:r>
      <w:ins w:author="Salyards, Chelsea N" w:date="2025-08-13T15:59:09.474Z" w:id="253552156">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https://www.kaggle.com/datasets/debarshichanda/goemotions</w:t>
      </w:r>
      <w:ins w:author="Salyards, Chelsea N" w:date="2025-08-13T15:59:09.474Z" w:id="344115013">
        <w:r>
          <w:fldChar w:fldCharType="end"/>
        </w:r>
      </w:ins>
      <w:r w:rsidRPr="6A74112E" w:rsidR="38E3D756">
        <w:rPr>
          <w:rFonts w:ascii="Times New Roman" w:hAnsi="Times New Roman" w:eastAsia="Times New Roman" w:cs="Times New Roman"/>
          <w:b w:val="0"/>
          <w:bCs w:val="0"/>
          <w:i w:val="0"/>
          <w:iCs w:val="0"/>
          <w:caps w:val="0"/>
          <w:smallCaps w:val="0"/>
          <w:noProof w:val="0"/>
          <w:color w:val="auto"/>
          <w:sz w:val="24"/>
          <w:szCs w:val="24"/>
          <w:lang w:val="en-US"/>
        </w:rPr>
        <w:t xml:space="preserve"> Downloaded June 10, 2025</w:t>
      </w:r>
    </w:p>
    <w:p w:rsidR="622547AD" w:rsidP="6A74112E" w:rsidRDefault="622547AD" w14:paraId="04E9449A" w14:textId="1AE2BA08">
      <w:pPr>
        <w:pStyle w:val="ListParagraph"/>
        <w:suppressLineNumbers w:val="0"/>
        <w:pBdr>
          <w:top w:val="nil" w:color="000000" w:sz="0" w:space="0"/>
          <w:left w:val="nil" w:color="000000" w:sz="0" w:space="0"/>
          <w:bottom w:val="nil" w:color="000000" w:sz="0" w:space="0"/>
          <w:right w:val="nil" w:color="000000" w:sz="0" w:space="0"/>
          <w:between w:val="nil" w:color="000000" w:sz="0" w:space="0"/>
        </w:pBdr>
        <w:bidi w:val="0"/>
        <w:spacing w:before="240" w:beforeAutospacing="off" w:after="240" w:afterAutospacing="off" w:line="276" w:lineRule="auto"/>
        <w:ind w:left="0" w:right="0"/>
        <w:jc w:val="both"/>
        <w:rPr>
          <w:rFonts w:ascii="Times New Roman" w:hAnsi="Times New Roman" w:eastAsia="Times New Roman" w:cs="Times New Roman"/>
          <w:b w:val="0"/>
          <w:bCs w:val="0"/>
          <w:i w:val="0"/>
          <w:iCs w:val="0"/>
          <w:caps w:val="0"/>
          <w:smallCaps w:val="0"/>
          <w:noProof w:val="0"/>
          <w:color w:val="auto"/>
          <w:sz w:val="24"/>
          <w:szCs w:val="24"/>
          <w:lang w:val="en-US"/>
        </w:rPr>
      </w:pPr>
    </w:p>
    <w:p w:rsidR="622547AD" w:rsidP="6A74112E" w:rsidRDefault="622547AD" w14:paraId="23FC8F69" w14:textId="3AA4F879">
      <w:pPr>
        <w:pStyle w:val="ListParagraph"/>
        <w:numPr>
          <w:ilvl w:val="0"/>
          <w:numId w:val="22"/>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240" w:beforeAutospacing="off" w:after="240" w:afterAutospacing="off" w:line="276"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GoEmotions</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source code:</w:t>
      </w:r>
    </w:p>
    <w:p w:rsidR="622547AD" w:rsidP="6A74112E" w:rsidRDefault="622547AD" w14:paraId="21F4B3E7" w14:textId="47A73603">
      <w:pPr>
        <w:pStyle w:val="ListParagraph"/>
        <w:spacing w:before="240" w:beforeAutospacing="off" w:after="240" w:afterAutospacing="off" w:line="276" w:lineRule="auto"/>
        <w:ind w:left="720"/>
        <w:jc w:val="both"/>
        <w:rPr>
          <w:rFonts w:ascii="Times New Roman" w:hAnsi="Times New Roman" w:eastAsia="Times New Roman" w:cs="Times New Roman"/>
          <w:b w:val="0"/>
          <w:bCs w:val="0"/>
          <w:i w:val="0"/>
          <w:iCs w:val="0"/>
          <w:caps w:val="0"/>
          <w:smallCaps w:val="0"/>
          <w:noProof w:val="0"/>
          <w:color w:val="auto"/>
          <w:sz w:val="24"/>
          <w:szCs w:val="24"/>
          <w:lang w:val="en-US"/>
        </w:rPr>
      </w:pPr>
      <w:ins w:author="Salyards, Chelsea N" w:date="2025-08-13T15:59:09.475Z" w:id="1122483979">
        <w:r>
          <w:fldChar w:fldCharType="begin"/>
        </w:r>
      </w:ins>
      <w:r>
        <w:instrText xml:space="preserve">HYPERLINK "https://github.com/google-research/google-research/tree/master/goemotions" </w:instrText>
      </w:r>
      <w:ins w:author="Salyards, Chelsea N" w:date="2025-08-13T15:59:09.475Z" w:id="1484513014">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https://github.com/google-research/google-research/tree/master/goemotions</w:t>
      </w:r>
      <w:ins w:author="Salyards, Chelsea N" w:date="2025-08-13T15:59:09.475Z" w:id="242487596">
        <w:r>
          <w:fldChar w:fldCharType="end"/>
        </w:r>
      </w:ins>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Downloaded June 10, 2025</w:t>
      </w:r>
    </w:p>
    <w:p w:rsidR="2097CD74" w:rsidP="6A74112E" w:rsidRDefault="2097CD74" w14:paraId="572F1A3B" w14:textId="5C42E19C">
      <w:pPr>
        <w:pStyle w:val="ListParagraph"/>
        <w:spacing w:before="240" w:beforeAutospacing="off" w:after="240" w:afterAutospacing="off" w:line="276" w:lineRule="auto"/>
        <w:ind w:left="720"/>
        <w:jc w:val="both"/>
        <w:rPr>
          <w:rFonts w:ascii="Times New Roman" w:hAnsi="Times New Roman" w:eastAsia="Times New Roman" w:cs="Times New Roman"/>
          <w:b w:val="0"/>
          <w:bCs w:val="0"/>
          <w:i w:val="0"/>
          <w:iCs w:val="0"/>
          <w:caps w:val="0"/>
          <w:smallCaps w:val="0"/>
          <w:noProof w:val="0"/>
          <w:color w:val="auto"/>
          <w:sz w:val="24"/>
          <w:szCs w:val="24"/>
          <w:lang w:val="en-US"/>
        </w:rPr>
      </w:pPr>
    </w:p>
    <w:p w:rsidR="622547AD" w:rsidP="6A74112E" w:rsidRDefault="622547AD" w14:paraId="1E964916" w14:textId="70193479">
      <w:pPr>
        <w:pStyle w:val="ListParagraph"/>
        <w:numPr>
          <w:ilvl w:val="0"/>
          <w:numId w:val="22"/>
        </w:numPr>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TextCNN</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w:t>
      </w:r>
      <w:ins w:author="Salyards, Chelsea N" w:date="2025-08-13T15:59:09.475Z" w:id="1577458121">
        <w:r>
          <w:fldChar w:fldCharType="begin"/>
        </w:r>
      </w:ins>
      <w:r>
        <w:instrText xml:space="preserve">HYPERLINK "https://github.com/delldu/TextCNN" </w:instrText>
      </w:r>
      <w:ins w:author="Salyards, Chelsea N" w:date="2025-08-13T15:59:09.475Z" w:id="1703002939">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https://github.com/delldu/TextCNN</w:t>
      </w:r>
      <w:ins w:author="Salyards, Chelsea N" w:date="2025-08-13T15:59:09.475Z" w:id="1852798681">
        <w:r>
          <w:fldChar w:fldCharType="end"/>
        </w:r>
      </w:ins>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Downloaded July 11, 2025</w:t>
      </w:r>
    </w:p>
    <w:p w:rsidR="2097CD74" w:rsidP="6A74112E" w:rsidRDefault="2097CD74" w14:paraId="3211C31A" w14:textId="5E3A0EB8">
      <w:pPr>
        <w:pStyle w:val="ListParagraph"/>
        <w:spacing w:before="240" w:beforeAutospacing="off" w:after="240" w:afterAutospacing="off" w:line="276" w:lineRule="auto"/>
        <w:ind w:left="720"/>
        <w:jc w:val="both"/>
        <w:rPr>
          <w:rFonts w:ascii="Times New Roman" w:hAnsi="Times New Roman" w:eastAsia="Times New Roman" w:cs="Times New Roman"/>
          <w:b w:val="0"/>
          <w:bCs w:val="0"/>
          <w:i w:val="0"/>
          <w:iCs w:val="0"/>
          <w:caps w:val="0"/>
          <w:smallCaps w:val="0"/>
          <w:noProof w:val="0"/>
          <w:color w:val="auto"/>
          <w:sz w:val="24"/>
          <w:szCs w:val="24"/>
          <w:lang w:val="en-US"/>
        </w:rPr>
      </w:pPr>
    </w:p>
    <w:p w:rsidR="622547AD" w:rsidP="6A74112E" w:rsidRDefault="622547AD" w14:paraId="551D4EBD" w14:textId="5F54D4D0">
      <w:pPr>
        <w:pStyle w:val="ListParagraph"/>
        <w:numPr>
          <w:ilvl w:val="0"/>
          <w:numId w:val="22"/>
        </w:numPr>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HuggingFace</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documentation:</w:t>
      </w:r>
    </w:p>
    <w:p w:rsidR="622547AD" w:rsidP="6A74112E" w:rsidRDefault="622547AD" w14:paraId="4C34E483" w14:textId="638AA51B">
      <w:pPr>
        <w:pStyle w:val="ListParagraph"/>
        <w:spacing w:before="240" w:beforeAutospacing="off" w:after="240" w:afterAutospacing="off" w:line="276" w:lineRule="auto"/>
        <w:ind w:left="720"/>
        <w:jc w:val="both"/>
        <w:rPr>
          <w:rFonts w:ascii="Times New Roman" w:hAnsi="Times New Roman" w:eastAsia="Times New Roman" w:cs="Times New Roman"/>
          <w:b w:val="0"/>
          <w:bCs w:val="0"/>
          <w:i w:val="0"/>
          <w:iCs w:val="0"/>
          <w:caps w:val="0"/>
          <w:smallCaps w:val="0"/>
          <w:noProof w:val="0"/>
          <w:color w:val="auto"/>
          <w:sz w:val="24"/>
          <w:szCs w:val="24"/>
          <w:lang w:val="en-US"/>
        </w:rPr>
      </w:pPr>
      <w:ins w:author="Salyards, Chelsea N" w:date="2025-08-13T15:59:09.475Z" w:id="872719657">
        <w:r>
          <w:fldChar w:fldCharType="begin"/>
        </w:r>
      </w:ins>
      <w:r>
        <w:instrText xml:space="preserve">HYPERLINK "https://huggingface.co/docs/transformers/en/model_doc/distilbert" </w:instrText>
      </w:r>
      <w:ins w:author="Salyards, Chelsea N" w:date="2025-08-13T15:59:09.475Z" w:id="1919349359">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https://huggingface.co/docs/transformers/en/model_doc/distilbert</w:t>
      </w:r>
      <w:r>
        <w:fldChar w:fldCharType="end"/>
      </w:r>
    </w:p>
    <w:p w:rsidR="2097CD74" w:rsidP="6A74112E" w:rsidRDefault="2097CD74" w14:paraId="3646077D" w14:textId="3978866F">
      <w:pPr>
        <w:pStyle w:val="ListParagraph"/>
        <w:spacing w:before="240" w:beforeAutospacing="off" w:after="240" w:afterAutospacing="off" w:line="276" w:lineRule="auto"/>
        <w:ind w:left="720"/>
        <w:jc w:val="both"/>
        <w:rPr>
          <w:rFonts w:ascii="Times New Roman" w:hAnsi="Times New Roman" w:eastAsia="Times New Roman" w:cs="Times New Roman"/>
          <w:b w:val="0"/>
          <w:bCs w:val="0"/>
          <w:i w:val="0"/>
          <w:iCs w:val="0"/>
          <w:caps w:val="0"/>
          <w:smallCaps w:val="0"/>
          <w:noProof w:val="0"/>
          <w:color w:val="auto"/>
          <w:sz w:val="24"/>
          <w:szCs w:val="24"/>
          <w:lang w:val="en-US"/>
        </w:rPr>
      </w:pPr>
    </w:p>
    <w:p w:rsidR="622547AD" w:rsidP="6A74112E" w:rsidRDefault="622547AD" w14:paraId="6B864730" w14:textId="2391FAEF">
      <w:pPr>
        <w:pStyle w:val="ListParagraph"/>
        <w:numPr>
          <w:ilvl w:val="0"/>
          <w:numId w:val="22"/>
        </w:numPr>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Keras</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documentation:</w:t>
      </w:r>
    </w:p>
    <w:p w:rsidR="622547AD" w:rsidP="6A74112E" w:rsidRDefault="622547AD" w14:paraId="43ED86BE" w14:textId="7DA6B671">
      <w:pPr>
        <w:pStyle w:val="ListParagraph"/>
        <w:spacing w:before="240" w:beforeAutospacing="off" w:after="240" w:afterAutospacing="off" w:line="276" w:lineRule="auto"/>
        <w:ind w:left="720"/>
        <w:jc w:val="both"/>
        <w:rPr>
          <w:rFonts w:ascii="Times New Roman" w:hAnsi="Times New Roman" w:eastAsia="Times New Roman" w:cs="Times New Roman"/>
          <w:b w:val="0"/>
          <w:bCs w:val="0"/>
          <w:i w:val="0"/>
          <w:iCs w:val="0"/>
          <w:caps w:val="0"/>
          <w:smallCaps w:val="0"/>
          <w:noProof w:val="0"/>
          <w:color w:val="auto"/>
          <w:sz w:val="24"/>
          <w:szCs w:val="24"/>
          <w:lang w:val="en-US"/>
        </w:rPr>
      </w:pPr>
      <w:ins w:author="Salyards, Chelsea N" w:date="2025-08-13T15:59:09.476Z" w:id="2069963719">
        <w:r>
          <w:fldChar w:fldCharType="begin"/>
        </w:r>
      </w:ins>
      <w:r>
        <w:instrText xml:space="preserve">HYPERLINK "https://www.tensorflow.org/tutorials/estimator/keras_model_to_estimator" </w:instrText>
      </w:r>
      <w:ins w:author="Salyards, Chelsea N" w:date="2025-08-13T15:59:09.476Z" w:id="147174283">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https://www.tensorflow.org/tutorials/estimator/keras_model_to_estimator</w:t>
      </w:r>
      <w:ins w:author="Salyards, Chelsea N" w:date="2025-08-13T15:59:09.476Z" w:id="776487112">
        <w:r>
          <w:fldChar w:fldCharType="end"/>
        </w:r>
      </w:ins>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w:t>
      </w:r>
      <w:ins w:author="Salyards, Chelsea N" w:date="2025-08-13T15:59:09.476Z" w:id="1796472397">
        <w:r>
          <w:fldChar w:fldCharType="begin"/>
        </w:r>
      </w:ins>
      <w:r>
        <w:instrText xml:space="preserve">HYPERLINK "https://www.tensorflow.org/guide/migrate/migrating_estimator" </w:instrText>
      </w:r>
      <w:ins w:author="Salyards, Chelsea N" w:date="2025-08-13T15:59:09.476Z" w:id="1563587996">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https://www.tensorflow.org/guide/migrate/migrating_estimator</w:t>
      </w:r>
      <w:r>
        <w:fldChar w:fldCharType="end"/>
      </w:r>
    </w:p>
    <w:p w:rsidR="2097CD74" w:rsidP="6A74112E" w:rsidRDefault="2097CD74" w14:paraId="7D1CF71B" w14:textId="239E31BF">
      <w:pPr>
        <w:pStyle w:val="ListParagraph"/>
        <w:spacing w:before="240" w:beforeAutospacing="off" w:after="240" w:afterAutospacing="off" w:line="276" w:lineRule="auto"/>
        <w:ind w:left="720"/>
        <w:jc w:val="both"/>
        <w:rPr>
          <w:rFonts w:ascii="Times New Roman" w:hAnsi="Times New Roman" w:eastAsia="Times New Roman" w:cs="Times New Roman"/>
          <w:b w:val="0"/>
          <w:bCs w:val="0"/>
          <w:i w:val="0"/>
          <w:iCs w:val="0"/>
          <w:caps w:val="0"/>
          <w:smallCaps w:val="0"/>
          <w:noProof w:val="0"/>
          <w:color w:val="auto"/>
          <w:sz w:val="24"/>
          <w:szCs w:val="24"/>
          <w:lang w:val="en-US"/>
        </w:rPr>
      </w:pPr>
    </w:p>
    <w:p w:rsidR="622547AD" w:rsidP="6A74112E" w:rsidRDefault="622547AD" w14:paraId="36DF1A59" w14:textId="7C7ACA79">
      <w:pPr>
        <w:pStyle w:val="ListParagraph"/>
        <w:numPr>
          <w:ilvl w:val="0"/>
          <w:numId w:val="22"/>
        </w:numPr>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F1 Score in Machine Learning. 2025: </w:t>
      </w:r>
      <w:ins w:author="Salyards, Chelsea N" w:date="2025-08-13T15:59:09.476Z" w:id="1947489452">
        <w:r>
          <w:fldChar w:fldCharType="begin"/>
        </w:r>
      </w:ins>
      <w:r>
        <w:instrText xml:space="preserve">HYPERLINK "https://www.futurense.com/Uni-Blog/F1-Score-Machine-Learning" </w:instrText>
      </w:r>
      <w:ins w:author="Salyards, Chelsea N" w:date="2025-08-13T15:59:09.476Z" w:id="558594018">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https://www.futurense.com/Uni-Blog/F1-Score-Machine-Learning</w:t>
      </w:r>
      <w:ins w:author="Salyards, Chelsea N" w:date="2025-08-13T15:59:09.476Z" w:id="1687544792">
        <w:r>
          <w:fldChar w:fldCharType="end"/>
        </w:r>
      </w:ins>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w:t>
      </w:r>
    </w:p>
    <w:p w:rsidR="2097CD74" w:rsidP="6A74112E" w:rsidRDefault="2097CD74" w14:paraId="3327E052" w14:textId="1D2E34D0">
      <w:pPr>
        <w:pStyle w:val="ListParagraph"/>
        <w:spacing w:before="240" w:beforeAutospacing="off" w:after="240" w:afterAutospacing="off" w:line="276" w:lineRule="auto"/>
        <w:ind w:left="720"/>
        <w:jc w:val="both"/>
        <w:rPr>
          <w:rFonts w:ascii="Times New Roman" w:hAnsi="Times New Roman" w:eastAsia="Times New Roman" w:cs="Times New Roman"/>
          <w:b w:val="0"/>
          <w:bCs w:val="0"/>
          <w:i w:val="0"/>
          <w:iCs w:val="0"/>
          <w:caps w:val="0"/>
          <w:smallCaps w:val="0"/>
          <w:noProof w:val="0"/>
          <w:color w:val="auto"/>
          <w:sz w:val="24"/>
          <w:szCs w:val="24"/>
          <w:lang w:val="en-US"/>
        </w:rPr>
      </w:pPr>
    </w:p>
    <w:p w:rsidR="622547AD" w:rsidP="6A74112E" w:rsidRDefault="622547AD" w14:paraId="57B018B4" w14:textId="26B6FCF0">
      <w:pPr>
        <w:pStyle w:val="ListParagraph"/>
        <w:numPr>
          <w:ilvl w:val="0"/>
          <w:numId w:val="22"/>
        </w:numPr>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Classification Metrics Guide: </w:t>
      </w:r>
      <w:ins w:author="Salyards, Chelsea N" w:date="2025-08-13T15:59:09.477Z" w:id="1108119601">
        <w:r>
          <w:fldChar w:fldCharType="begin"/>
        </w:r>
      </w:ins>
      <w:r>
        <w:instrText xml:space="preserve">HYPERLINK "https://www.evidentlyai.com/classification-metrics/accuracy-precision-recall" </w:instrText>
      </w:r>
      <w:ins w:author="Salyards, Chelsea N" w:date="2025-08-13T15:59:09.477Z" w:id="937223468">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https://www.evidentlyai.com/classification-metrics/accuracy-precision-recall</w:t>
      </w:r>
      <w:r>
        <w:fldChar w:fldCharType="end"/>
      </w:r>
    </w:p>
    <w:p w:rsidR="2097CD74" w:rsidP="6A74112E" w:rsidRDefault="2097CD74" w14:paraId="0A68CF4B" w14:textId="59A2C734">
      <w:pPr>
        <w:pStyle w:val="ListParagraph"/>
        <w:spacing w:before="240" w:beforeAutospacing="off" w:after="240" w:afterAutospacing="off" w:line="276" w:lineRule="auto"/>
        <w:ind w:left="720"/>
        <w:jc w:val="both"/>
        <w:rPr>
          <w:rFonts w:ascii="Times New Roman" w:hAnsi="Times New Roman" w:eastAsia="Times New Roman" w:cs="Times New Roman"/>
          <w:b w:val="0"/>
          <w:bCs w:val="0"/>
          <w:i w:val="0"/>
          <w:iCs w:val="0"/>
          <w:caps w:val="0"/>
          <w:smallCaps w:val="0"/>
          <w:noProof w:val="0"/>
          <w:color w:val="auto"/>
          <w:sz w:val="24"/>
          <w:szCs w:val="24"/>
          <w:lang w:val="en-US"/>
        </w:rPr>
      </w:pPr>
    </w:p>
    <w:p w:rsidR="622547AD" w:rsidP="6A74112E" w:rsidRDefault="622547AD" w14:paraId="0D59ED6C" w14:textId="779BD2F1">
      <w:pPr>
        <w:pStyle w:val="ListParagraph"/>
        <w:numPr>
          <w:ilvl w:val="0"/>
          <w:numId w:val="22"/>
        </w:numPr>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GoEmotions</w:t>
      </w: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emotions via emojis: </w:t>
      </w:r>
      <w:ins w:author="Salyards, Chelsea N" w:date="2025-08-13T15:59:09.477Z" w:id="1483982218">
        <w:r>
          <w:fldChar w:fldCharType="begin"/>
        </w:r>
        <w:r>
          <w:instrText xml:space="preserve">HYPERLINK "https://neurohive.io/en/datasets/go-emotions-google-ai-dataset-for-sentiment-analysis/#:~:text=31%20October%202021,as%20improve%20customer%20support%20services" </w:instrText>
        </w:r>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https://neurohive.io/en/datasets/go-emotions-google-ai-dataset-for-sentiment-</w:t>
      </w:r>
      <w:ins w:author="Salyards, Chelsea N" w:date="2025-08-13T15:59:09.477Z" w:id="1813553082">
        <w:r>
          <w:fldChar w:fldCharType="end"/>
        </w:r>
        <w:r>
          <w:fldChar w:fldCharType="begin"/>
        </w:r>
        <w:r>
          <w:instrText xml:space="preserve">HYPERLINK "https://neurohive.io/en/datasets/go-emotions-google-ai-dataset-for-sentiment-analysis/#:~:text=31%20October%202021,as%20improve%20customer%20support%20services" </w:instrText>
        </w:r>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analysis/#:~:text=31%20October%202021,as%20improve%20customer%20support%20services</w:t>
      </w:r>
      <w:ins w:author="Salyards, Chelsea N" w:date="2025-08-13T15:59:09.477Z" w:id="1045709343">
        <w:r>
          <w:fldChar w:fldCharType="end"/>
        </w:r>
      </w:ins>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w:t>
      </w:r>
    </w:p>
    <w:p w:rsidR="622547AD" w:rsidP="6A74112E" w:rsidRDefault="622547AD" w14:paraId="28421CEB" w14:textId="43FDBA5C">
      <w:pPr>
        <w:pStyle w:val="ListParagraph"/>
        <w:numPr>
          <w:ilvl w:val="0"/>
          <w:numId w:val="22"/>
        </w:numPr>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pPr>
      <w:r w:rsidRPr="6A74112E" w:rsidR="38E3D756">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Metrics for Sentiment Analysis: </w:t>
      </w:r>
      <w:ins w:author="Salyards, Chelsea N" w:date="2025-08-13T15:59:09.478Z" w:id="1121761901">
        <w:r>
          <w:fldChar w:fldCharType="begin"/>
        </w:r>
      </w:ins>
      <w:r>
        <w:instrText xml:space="preserve">HYPERLINK "https://www.getfocal.co/post/top-7-metrics-to-evaluate-sentiment-analysis-models" </w:instrText>
      </w:r>
      <w:ins w:author="Salyards, Chelsea N" w:date="2025-08-13T15:59:09.478Z" w:id="913504250">
        <w:r>
          <w:fldChar w:fldCharType="separate"/>
        </w:r>
      </w:ins>
      <w:r w:rsidRPr="6A74112E" w:rsidR="38E3D756">
        <w:rPr>
          <w:rStyle w:val="Hyperlink"/>
          <w:rFonts w:ascii="Times New Roman" w:hAnsi="Times New Roman" w:eastAsia="Times New Roman" w:cs="Times New Roman"/>
          <w:b w:val="0"/>
          <w:bCs w:val="0"/>
          <w:i w:val="0"/>
          <w:iCs w:val="0"/>
          <w:caps w:val="0"/>
          <w:smallCaps w:val="0"/>
          <w:strike w:val="0"/>
          <w:dstrike w:val="0"/>
          <w:noProof w:val="0"/>
          <w:sz w:val="22"/>
          <w:szCs w:val="22"/>
          <w:u w:val="single"/>
          <w:lang w:val="en-US"/>
        </w:rPr>
        <w:t>https://www.getfocal.co/post/top-7-metrics-to-evaluate-sentiment-analysis-models</w:t>
      </w:r>
      <w:r>
        <w:fldChar w:fldCharType="end"/>
      </w:r>
    </w:p>
    <w:p w:rsidR="7A73DA74" w:rsidP="6A74112E" w:rsidRDefault="7A73DA74" w14:paraId="4B8EB29D" w14:textId="59E19FA8">
      <w:pPr/>
      <w:r>
        <w:br w:type="page"/>
      </w:r>
    </w:p>
    <w:sectPr w:rsidR="004C1783" w:rsidSect="003463D0">
      <w:headerReference w:type="default" r:id="rId11"/>
      <w:footerReference w:type="default" r:id="rId12"/>
      <w:pgSz w:w="12240" w:h="15840" w:orient="portrait"/>
      <w:pgMar w:top="1440" w:right="1440" w:bottom="1440" w:left="1440" w:header="720" w:footer="720" w:gutter="0"/>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688E" w:rsidP="00BB7353" w:rsidRDefault="0000688E" w14:paraId="32830484" w14:textId="77777777">
      <w:r>
        <w:separator/>
      </w:r>
    </w:p>
  </w:endnote>
  <w:endnote w:type="continuationSeparator" w:id="0">
    <w:p w:rsidR="0000688E" w:rsidP="00BB7353" w:rsidRDefault="0000688E" w14:paraId="2CD7BD4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353" w:rsidRDefault="00BB7353" w14:paraId="52511B32" w14:textId="77777777">
    <w:pPr>
      <w:pStyle w:val="Footer"/>
      <w:tabs>
        <w:tab w:val="clear" w:pos="4320"/>
        <w:tab w:val="clear" w:pos="8640"/>
        <w:tab w:val="center" w:pos="4680"/>
        <w:tab w:val="right" w:pos="9340"/>
      </w:tabs>
    </w:pPr>
    <w:r>
      <w:rPr>
        <w:b/>
        <w:bCs/>
        <w:sz w:val="20"/>
        <w:szCs w:val="20"/>
      </w:rPr>
      <w:tab/>
    </w:r>
    <w:r>
      <w:rPr>
        <w:b/>
        <w:bCs/>
        <w:sz w:val="20"/>
        <w:szCs w:val="20"/>
      </w:rPr>
      <w:t xml:space="preserve">Page </w:t>
    </w:r>
    <w:r>
      <w:rPr>
        <w:b/>
        <w:bCs/>
        <w:sz w:val="20"/>
        <w:szCs w:val="20"/>
      </w:rPr>
      <w:fldChar w:fldCharType="begin"/>
    </w:r>
    <w:r>
      <w:rPr>
        <w:b/>
        <w:bCs/>
        <w:sz w:val="20"/>
        <w:szCs w:val="20"/>
      </w:rPr>
      <w:instrText xml:space="preserve"> PAGE </w:instrText>
    </w:r>
    <w:r>
      <w:rPr>
        <w:b/>
        <w:bCs/>
        <w:sz w:val="20"/>
        <w:szCs w:val="20"/>
      </w:rPr>
      <w:fldChar w:fldCharType="separate"/>
    </w:r>
    <w:r w:rsidR="0044734D">
      <w:rPr>
        <w:b/>
        <w:bCs/>
        <w:noProof/>
        <w:sz w:val="20"/>
        <w:szCs w:val="20"/>
      </w:rPr>
      <w:t>1</w:t>
    </w:r>
    <w:r>
      <w:rPr>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7012" w:rsidRDefault="003463D0" w14:paraId="374F68AF" w14:textId="77777777">
    <w:pPr>
      <w:pStyle w:val="Footer"/>
      <w:tabs>
        <w:tab w:val="clear" w:pos="4320"/>
        <w:tab w:val="clear" w:pos="8640"/>
        <w:tab w:val="center" w:pos="4770"/>
        <w:tab w:val="right" w:pos="9340"/>
      </w:tabs>
      <w:rPr>
        <w:b/>
        <w:bCs/>
        <w:sz w:val="20"/>
        <w:szCs w:val="20"/>
      </w:rPr>
    </w:pPr>
    <w:r>
      <w:rPr>
        <w:b/>
        <w:bCs/>
        <w:sz w:val="20"/>
        <w:szCs w:val="20"/>
      </w:rPr>
      <w:tab/>
    </w:r>
    <w:r w:rsidR="00806BA3">
      <w:rPr>
        <w:b/>
        <w:bCs/>
        <w:sz w:val="20"/>
        <w:szCs w:val="20"/>
      </w:rPr>
      <w:t xml:space="preserve">Page </w:t>
    </w:r>
    <w:r w:rsidR="00806BA3">
      <w:rPr>
        <w:b/>
        <w:bCs/>
        <w:sz w:val="20"/>
        <w:szCs w:val="20"/>
      </w:rPr>
      <w:fldChar w:fldCharType="begin"/>
    </w:r>
    <w:r w:rsidR="00806BA3">
      <w:rPr>
        <w:b/>
        <w:bCs/>
        <w:sz w:val="20"/>
        <w:szCs w:val="20"/>
      </w:rPr>
      <w:instrText xml:space="preserve"> PAGE </w:instrText>
    </w:r>
    <w:r w:rsidR="00806BA3">
      <w:rPr>
        <w:b/>
        <w:bCs/>
        <w:sz w:val="20"/>
        <w:szCs w:val="20"/>
      </w:rPr>
      <w:fldChar w:fldCharType="separate"/>
    </w:r>
    <w:r w:rsidR="0044734D">
      <w:rPr>
        <w:b/>
        <w:bCs/>
        <w:noProof/>
        <w:sz w:val="20"/>
        <w:szCs w:val="20"/>
      </w:rPr>
      <w:t>2</w:t>
    </w:r>
    <w:r w:rsidR="00806BA3">
      <w:rPr>
        <w:b/>
        <w:bCs/>
        <w:sz w:val="20"/>
        <w:szCs w:val="20"/>
      </w:rPr>
      <w:fldChar w:fldCharType="end"/>
    </w:r>
  </w:p>
  <w:p w:rsidR="00877012" w:rsidRDefault="00806BA3" w14:paraId="7C6FE381" w14:textId="77777777">
    <w:pPr>
      <w:pStyle w:val="Footer"/>
      <w:tabs>
        <w:tab w:val="clear" w:pos="4320"/>
        <w:tab w:val="clear" w:pos="8640"/>
        <w:tab w:val="center" w:pos="4770"/>
        <w:tab w:val="right" w:pos="9340"/>
      </w:tabs>
    </w:pPr>
    <w:r>
      <w:rPr>
        <w:b/>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688E" w:rsidP="00BB7353" w:rsidRDefault="0000688E" w14:paraId="6E4D2FC4" w14:textId="77777777">
      <w:r>
        <w:separator/>
      </w:r>
    </w:p>
  </w:footnote>
  <w:footnote w:type="continuationSeparator" w:id="0">
    <w:p w:rsidR="0000688E" w:rsidP="00BB7353" w:rsidRDefault="0000688E" w14:paraId="67305C4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353" w:rsidRDefault="00BB7353" w14:paraId="64A8278E" w14:textId="77777777">
    <w:pPr>
      <w:pStyle w:val="Header"/>
      <w:rPr>
        <w:b/>
        <w:bCs/>
      </w:rPr>
    </w:pPr>
  </w:p>
  <w:p w:rsidR="00BB7353" w:rsidRDefault="00BB7353" w14:paraId="220258F1" w14:textId="77777777">
    <w:pPr>
      <w:pStyle w:val="Header"/>
      <w:jc w:val="right"/>
    </w:pPr>
    <w:r>
      <w:rPr>
        <w:b/>
        <w:bCs/>
        <w:sz w:val="20"/>
        <w:szCs w:val="20"/>
      </w:rPr>
      <w:t>Revision Sheet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7012" w:rsidRDefault="00877012" w14:paraId="20010D50" w14:textId="77777777">
    <w:pPr>
      <w:pStyle w:val="HeaderFooter"/>
    </w:pPr>
  </w:p>
</w:hdr>
</file>

<file path=word/intelligence2.xml><?xml version="1.0" encoding="utf-8"?>
<int2:intelligence xmlns:int2="http://schemas.microsoft.com/office/intelligence/2020/intelligence">
  <int2:observations>
    <int2:textHash int2:hashCode="NjMbqwRpQqQbAg" int2:id="qYCepQoZ">
      <int2:state int2:type="spell" int2:value="Rejected"/>
    </int2:textHash>
    <int2:textHash int2:hashCode="ZXi5fXugVsgsSR" int2:id="8bmvXaCW">
      <int2:state int2:type="spell" int2:value="Rejected"/>
    </int2:textHash>
    <int2:textHash int2:hashCode="NBxA6JrE148T7B" int2:id="mY0NIADm">
      <int2:state int2:type="spell" int2:value="Rejected"/>
    </int2:textHash>
    <int2:textHash int2:hashCode="ouddwPekQaX4Pc" int2:id="HFHdq1J0">
      <int2:state int2:type="spell" int2:value="Rejected"/>
    </int2:textHash>
    <int2:textHash int2:hashCode="0c8jKidcnwWfmB" int2:id="Fvm97I7l">
      <int2:state int2:type="spell" int2:value="Rejected"/>
    </int2:textHash>
    <int2:textHash int2:hashCode="qOCixBG4QJY8fh" int2:id="i4lseNIm">
      <int2:state int2:type="spell" int2:value="Rejected"/>
    </int2:textHash>
    <int2:textHash int2:hashCode="fzlwKxiFUOdmYf" int2:id="kuE77dtz">
      <int2:state int2:type="spell" int2:value="Rejected"/>
    </int2:textHash>
    <int2:textHash int2:hashCode="5H53bLoTaUFGd2" int2:id="jeHjd7bu">
      <int2:state int2:type="spell" int2:value="Rejected"/>
    </int2:textHash>
    <int2:textHash int2:hashCode="HKLOBQ7mrKxNZl" int2:id="Zhm9nDDf">
      <int2:state int2:type="spell" int2:value="Rejected"/>
    </int2:textHash>
    <int2:textHash int2:hashCode="/PbENJlHIZ/Xwr" int2:id="wLjSQY1h">
      <int2:state int2:type="gram" int2:value="Rejected"/>
    </int2:textHash>
    <int2:textHash int2:hashCode="wQS/t30eh64d4O" int2:id="nsSjlcBS">
      <int2:state int2:type="spell" int2:value="Rejected"/>
    </int2:textHash>
    <int2:textHash int2:hashCode="e4J/5ACXNaCgMu" int2:id="bKZ92EVZ">
      <int2:state int2:type="spell" int2:value="Rejected"/>
    </int2:textHash>
    <int2:textHash int2:hashCode="WDEx7BvnijDjHK" int2:id="HvezTVeM">
      <int2:state int2:type="spell" int2:value="Rejected"/>
    </int2:textHash>
    <int2:textHash int2:hashCode="IGwB0iYKzTR0b5" int2:id="M7ZPXktx">
      <int2:state int2:type="spell" int2:value="Rejected"/>
    </int2:textHash>
    <int2:textHash int2:hashCode="ZE0bnv9MLCJAFv" int2:id="Ez0yaiDM">
      <int2:state int2:type="spell" int2:value="Rejected"/>
    </int2:textHash>
    <int2:textHash int2:hashCode="JBLbb62tgx9Fis" int2:id="k5c0pkFz">
      <int2:state int2:type="spell" int2:value="Rejected"/>
    </int2:textHash>
    <int2:textHash int2:hashCode="BwprIh4vz/KaYe" int2:id="Ie9GKrIh">
      <int2:state int2:type="spell" int2:value="Rejected"/>
    </int2:textHash>
    <int2:textHash int2:hashCode="zqhYDntAHb/qEo" int2:id="7aSVHeSA">
      <int2:state int2:type="spell" int2:value="Rejected"/>
    </int2:textHash>
    <int2:textHash int2:hashCode="1LdMFBCT/q2kzd" int2:id="4h2mQRW1">
      <int2:state int2:type="spell" int2:value="Rejected"/>
    </int2:textHash>
    <int2:textHash int2:hashCode="xdY7qglkq2BMI0" int2:id="FGZwGn0s">
      <int2:state int2:type="spell" int2:value="Rejected"/>
    </int2:textHash>
    <int2:textHash int2:hashCode="4i2U08N9jbpwpU" int2:id="aekWhUq9">
      <int2:state int2:type="spell" int2:value="Rejected"/>
    </int2:textHash>
    <int2:textHash int2:hashCode="iYo+DgH72JcCqX" int2:id="RyxChSLT">
      <int2:state int2:type="spell" int2:value="Rejected"/>
    </int2:textHash>
    <int2:textHash int2:hashCode="fZNQDIauWHs9n0" int2:id="r4hXExQO">
      <int2:state int2:type="spell" int2:value="Rejected"/>
    </int2:textHash>
    <int2:textHash int2:hashCode="2jmj7l5rSw0yVb" int2:id="eo9i7zc1">
      <int2:state int2:type="spell" int2:value="Rejected"/>
    </int2:textHash>
    <int2:textHash int2:hashCode="fNnvVrAb3rx406" int2:id="Y7vVSEJa">
      <int2:state int2:type="spell" int2:value="Rejected"/>
    </int2:textHash>
    <int2:textHash int2:hashCode="O2AT7z5vqJ161N" int2:id="RFHkzSRj">
      <int2:state int2:type="spell" int2:value="Rejected"/>
    </int2:textHash>
    <int2:textHash int2:hashCode="iMx8crZWCKTmZS" int2:id="D7kpcZyW">
      <int2:state int2:type="spell" int2:value="Rejected"/>
    </int2:textHash>
    <int2:textHash int2:hashCode="mHBm5zUTwGGmec" int2:id="cwzJheVY">
      <int2:state int2:type="spell" int2:value="Rejected"/>
    </int2:textHash>
    <int2:textHash int2:hashCode="pXdHzM00P1dMmq" int2:id="iajxaEww">
      <int2:state int2:type="spell" int2:value="Rejected"/>
    </int2:textHash>
    <int2:textHash int2:hashCode="zuPSxwdNSHR4Eq" int2:id="DnxxhoJb">
      <int2:state int2:type="spell" int2:value="Rejected"/>
    </int2:textHash>
    <int2:textHash int2:hashCode="rnSuvDRw+Ll0A5" int2:id="W1SFAJ4X">
      <int2:state int2:type="spell" int2:value="Rejected"/>
    </int2:textHash>
    <int2:textHash int2:hashCode="CA2B+pgJ/MRYvy" int2:id="6fTwPXOY">
      <int2:state int2:type="spell" int2:value="Rejected"/>
    </int2:textHash>
    <int2:textHash int2:hashCode="MG2ArnARwnVcBa" int2:id="Dtb2UceI">
      <int2:state int2:type="spell" int2:value="Rejected"/>
    </int2:textHash>
    <int2:textHash int2:hashCode="y4wKeWmuWvXwmU" int2:id="wKhEqMSu">
      <int2:state int2:type="spell" int2:value="Rejected"/>
    </int2:textHash>
    <int2:textHash int2:hashCode="XlLq8gKp3m2YpD" int2:id="gffJsrZe">
      <int2:state int2:type="spell" int2:value="Rejected"/>
    </int2:textHash>
    <int2:textHash int2:hashCode="K9zee1IcX+XlqD" int2:id="6ylUwbMR">
      <int2:state int2:type="spell" int2:value="Rejected"/>
    </int2:textHash>
    <int2:textHash int2:hashCode="PT9CHp222Xp+Op" int2:id="OBFlwPEu">
      <int2:state int2:type="spell" int2:value="Rejected"/>
    </int2:textHash>
    <int2:textHash int2:hashCode="x25UjjMGz+jJPj" int2:id="UjwB12Cv">
      <int2:state int2:type="spell" int2:value="Rejected"/>
    </int2:textHash>
    <int2:textHash int2:hashCode="3+zJ6vNN8ktgTJ" int2:id="ATBtkAFg">
      <int2:state int2:type="spell" int2:value="Rejected"/>
    </int2:textHash>
    <int2:textHash int2:hashCode="xPfiTa/fl/gubV" int2:id="DvBAHZNA">
      <int2:state int2:type="spell" int2:value="Rejected"/>
    </int2:textHash>
    <int2:bookmark int2:bookmarkName="_Int_HkKaIKnb" int2:invalidationBookmarkName="" int2:hashCode="QoWEIaqDdealUF" int2:id="bxDp7lRU">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7">
    <w:nsid w:val="57621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993f7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521f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c9ba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eaf0f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367fe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7629a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b809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d6984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c8a7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b4669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5c40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730ed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784167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71c8f73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2409cd4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634e4e7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74e20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8f29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9393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4bb41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c261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3e46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de3e40c"/>
    <w:multiLevelType xmlns:w="http://schemas.openxmlformats.org/wordprocessingml/2006/main" w:val="multilevel"/>
    <w:lvl xmlns:w="http://schemas.openxmlformats.org/wordprocessingml/2006/main" w:ilvl="0">
      <w:start w:val="1"/>
      <w:numFmt w:val="decimal"/>
      <w:pStyle w:val="Heading1"/>
      <w:lvlText w:val="%1"/>
      <w:lvlJc w:val="left"/>
      <w:pPr>
        <w:ind w:left="432" w:hanging="432"/>
      </w:pPr>
    </w:lvl>
    <w:lvl xmlns:w="http://schemas.openxmlformats.org/wordprocessingml/2006/main" w:ilvl="1">
      <w:start w:val="1"/>
      <w:numFmt w:val="lowerLetter"/>
      <w:lvlText w:val="%2."/>
      <w:lvlJc w:val="left"/>
      <w:pPr>
        <w:ind w:left="1512" w:hanging="360"/>
      </w:pPr>
    </w:lvl>
    <w:lvl xmlns:w="http://schemas.openxmlformats.org/wordprocessingml/2006/main" w:ilvl="2">
      <w:start w:val="1"/>
      <w:numFmt w:val="lowerRoman"/>
      <w:lvlText w:val="%3."/>
      <w:lvlJc w:val="right"/>
      <w:pPr>
        <w:ind w:left="2232" w:hanging="180"/>
      </w:pPr>
    </w:lvl>
    <w:lvl xmlns:w="http://schemas.openxmlformats.org/wordprocessingml/2006/main" w:ilvl="3">
      <w:start w:val="1"/>
      <w:numFmt w:val="decimal"/>
      <w:lvlText w:val="%4."/>
      <w:lvlJc w:val="left"/>
      <w:pPr>
        <w:ind w:left="2952" w:hanging="360"/>
      </w:pPr>
    </w:lvl>
    <w:lvl xmlns:w="http://schemas.openxmlformats.org/wordprocessingml/2006/main" w:ilvl="4">
      <w:start w:val="1"/>
      <w:numFmt w:val="lowerLetter"/>
      <w:lvlText w:val="%5."/>
      <w:lvlJc w:val="left"/>
      <w:pPr>
        <w:ind w:left="3672" w:hanging="360"/>
      </w:pPr>
    </w:lvl>
    <w:lvl xmlns:w="http://schemas.openxmlformats.org/wordprocessingml/2006/main" w:ilvl="5">
      <w:start w:val="1"/>
      <w:numFmt w:val="lowerRoman"/>
      <w:lvlText w:val="%6."/>
      <w:lvlJc w:val="right"/>
      <w:pPr>
        <w:ind w:left="4392" w:hanging="180"/>
      </w:pPr>
    </w:lvl>
    <w:lvl xmlns:w="http://schemas.openxmlformats.org/wordprocessingml/2006/main" w:ilvl="6">
      <w:start w:val="1"/>
      <w:numFmt w:val="decimal"/>
      <w:lvlText w:val="%7."/>
      <w:lvlJc w:val="left"/>
      <w:pPr>
        <w:ind w:left="5112" w:hanging="360"/>
      </w:pPr>
    </w:lvl>
    <w:lvl xmlns:w="http://schemas.openxmlformats.org/wordprocessingml/2006/main" w:ilvl="7">
      <w:start w:val="1"/>
      <w:numFmt w:val="lowerLetter"/>
      <w:lvlText w:val="%8."/>
      <w:lvlJc w:val="left"/>
      <w:pPr>
        <w:ind w:left="5832" w:hanging="360"/>
      </w:pPr>
    </w:lvl>
    <w:lvl xmlns:w="http://schemas.openxmlformats.org/wordprocessingml/2006/main" w:ilvl="8">
      <w:start w:val="1"/>
      <w:numFmt w:val="lowerRoman"/>
      <w:lvlText w:val="%9."/>
      <w:lvlJc w:val="right"/>
      <w:pPr>
        <w:ind w:left="6552" w:hanging="180"/>
      </w:pPr>
    </w:lvl>
  </w:abstractNum>
  <w:abstractNum xmlns:w="http://schemas.openxmlformats.org/wordprocessingml/2006/main" w:abstractNumId="23">
    <w:nsid w:val="c43436"/>
    <w:multiLevelType xmlns:w="http://schemas.openxmlformats.org/wordprocessingml/2006/main" w:val="multilevel"/>
    <w:lvl xmlns:w="http://schemas.openxmlformats.org/wordprocessingml/2006/main" w:ilvl="0">
      <w:start w:val="1"/>
      <w:numFmt w:val="decimal"/>
      <w:pStyle w:val="Heading1"/>
      <w:lvlText w:val="%1"/>
      <w:lvlJc w:val="left"/>
      <w:pPr>
        <w:ind w:left="432" w:hanging="432"/>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
    <w:nsid w:val="49dd68f"/>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1">
    <w:nsid w:val="1c420a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d1897c0"/>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9">
    <w:nsid w:val="42c798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4ed2d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dfce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6F504E"/>
    <w:multiLevelType w:val="hybridMultilevel"/>
    <w:tmpl w:val="253237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D991BD7"/>
    <w:multiLevelType w:val="multilevel"/>
    <w:tmpl w:val="5E5A38CA"/>
    <w:styleLink w:val="List0"/>
    <w:lvl w:ilvl="0">
      <w:start w:val="1"/>
      <w:numFmt w:val="decimal"/>
      <w:lvlText w:val="%1."/>
      <w:lvlJc w:val="left"/>
      <w:rPr>
        <w:position w:val="0"/>
        <w:rtl w:val="0"/>
      </w:rPr>
    </w:lvl>
    <w:lvl w:ilvl="1">
      <w:start w:val="1"/>
      <w:numFmt w:val="decimal"/>
      <w:lvlText w:val="%2."/>
      <w:lvlJc w:val="left"/>
      <w:rPr>
        <w:position w:val="0"/>
        <w:rtl w:val="0"/>
      </w:rPr>
    </w:lvl>
    <w:lvl w:ilvl="2">
      <w:start w:val="1"/>
      <w:numFmt w:val="decimal"/>
      <w:lvlText w:val="%2."/>
      <w:lvlJc w:val="left"/>
      <w:rPr>
        <w:position w:val="0"/>
        <w:rtl w:val="0"/>
      </w:rPr>
    </w:lvl>
    <w:lvl w:ilvl="3">
      <w:start w:val="1"/>
      <w:numFmt w:val="decimal"/>
      <w:lvlText w:val="%2."/>
      <w:lvlJc w:val="left"/>
      <w:rPr>
        <w:position w:val="0"/>
        <w:rtl w:val="0"/>
      </w:rPr>
    </w:lvl>
    <w:lvl w:ilvl="4">
      <w:start w:val="1"/>
      <w:numFmt w:val="decimal"/>
      <w:lvlText w:val="%2."/>
      <w:lvlJc w:val="left"/>
      <w:rPr>
        <w:position w:val="0"/>
        <w:rtl w:val="0"/>
      </w:rPr>
    </w:lvl>
    <w:lvl w:ilvl="5">
      <w:start w:val="1"/>
      <w:numFmt w:val="decimal"/>
      <w:lvlText w:val="%2."/>
      <w:lvlJc w:val="left"/>
      <w:rPr>
        <w:position w:val="0"/>
        <w:rtl w:val="0"/>
      </w:rPr>
    </w:lvl>
    <w:lvl w:ilvl="6">
      <w:start w:val="1"/>
      <w:numFmt w:val="decimal"/>
      <w:lvlText w:val="%2."/>
      <w:lvlJc w:val="left"/>
      <w:rPr>
        <w:position w:val="0"/>
        <w:rtl w:val="0"/>
      </w:rPr>
    </w:lvl>
    <w:lvl w:ilvl="7">
      <w:start w:val="1"/>
      <w:numFmt w:val="decimal"/>
      <w:lvlText w:val="%2."/>
      <w:lvlJc w:val="left"/>
      <w:rPr>
        <w:position w:val="0"/>
        <w:rtl w:val="0"/>
      </w:rPr>
    </w:lvl>
    <w:lvl w:ilvl="8">
      <w:start w:val="1"/>
      <w:numFmt w:val="decimal"/>
      <w:lvlText w:val="%2."/>
      <w:lvlJc w:val="left"/>
      <w:rPr>
        <w:position w:val="0"/>
        <w:rtl w:val="0"/>
      </w:rPr>
    </w:lvl>
  </w:abstractNum>
  <w:abstractNum w:abstractNumId="2" w15:restartNumberingAfterBreak="0">
    <w:nsid w:val="201E5629"/>
    <w:multiLevelType w:val="hybridMultilevel"/>
    <w:tmpl w:val="5A8AD7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DDF0F38"/>
    <w:multiLevelType w:val="hybridMultilevel"/>
    <w:tmpl w:val="F56279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6FE76E9"/>
    <w:multiLevelType w:val="hybridMultilevel"/>
    <w:tmpl w:val="94E0C77E"/>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5" w15:restartNumberingAfterBreak="0">
    <w:nsid w:val="3C414671"/>
    <w:multiLevelType w:val="hybridMultilevel"/>
    <w:tmpl w:val="444444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D18718C"/>
    <w:multiLevelType w:val="hybridMultilevel"/>
    <w:tmpl w:val="8F80C1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F8C1DD1"/>
    <w:multiLevelType w:val="multilevel"/>
    <w:tmpl w:val="02163EDE"/>
    <w:styleLink w:val="List2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8" w15:restartNumberingAfterBreak="0">
    <w:nsid w:val="481F1A03"/>
    <w:multiLevelType w:val="multilevel"/>
    <w:tmpl w:val="1E3EA7DC"/>
    <w:styleLink w:val="List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9" w15:restartNumberingAfterBreak="0">
    <w:nsid w:val="50BC6FA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552C4CAA"/>
    <w:multiLevelType w:val="hybridMultilevel"/>
    <w:tmpl w:val="D4B0F1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F3F075C"/>
    <w:multiLevelType w:val="hybridMultilevel"/>
    <w:tmpl w:val="1A9E6C4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90215AF"/>
    <w:multiLevelType w:val="hybridMultilevel"/>
    <w:tmpl w:val="2408CC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E0C76C2"/>
    <w:multiLevelType w:val="hybridMultilevel"/>
    <w:tmpl w:val="7D7807AC"/>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14" w15:restartNumberingAfterBreak="0">
    <w:nsid w:val="7E82067D"/>
    <w:multiLevelType w:val="hybridMultilevel"/>
    <w:tmpl w:val="4F9C6500"/>
    <w:lvl w:ilvl="0" w:tplc="04090001">
      <w:start w:val="1"/>
      <w:numFmt w:val="bullet"/>
      <w:lvlText w:val=""/>
      <w:lvlJc w:val="left"/>
      <w:pPr>
        <w:ind w:left="1152" w:hanging="360"/>
      </w:pPr>
      <w:rPr>
        <w:rFonts w:hint="default" w:ascii="Symbol" w:hAnsi="Symbol"/>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15" w15:restartNumberingAfterBreak="0">
    <w:nsid w:val="7FCF03C2"/>
    <w:multiLevelType w:val="hybridMultilevel"/>
    <w:tmpl w:val="1A8AA19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7FE00FAB"/>
    <w:multiLevelType w:val="hybridMultilevel"/>
    <w:tmpl w:val="85B610F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50">
    <w:abstractNumId w:val="47"/>
  </w:num>
  <w:num w:numId="49">
    <w:abstractNumId w:val="46"/>
  </w:num>
  <w:num w:numId="48">
    <w:abstractNumId w:val="45"/>
  </w:num>
  <w:num w:numId="47">
    <w:abstractNumId w:val="44"/>
  </w:num>
  <w:num w:numId="46">
    <w:abstractNumId w:val="43"/>
  </w:num>
  <w:num w:numId="45">
    <w:abstractNumId w:val="42"/>
  </w:num>
  <w:num w:numId="44">
    <w:abstractNumId w:val="41"/>
  </w:num>
  <w:num w:numId="43">
    <w:abstractNumId w:val="40"/>
  </w:num>
  <w:num w:numId="42">
    <w:abstractNumId w:val="39"/>
  </w:num>
  <w:num w:numId="41">
    <w:abstractNumId w:val="38"/>
  </w:num>
  <w:num w:numId="40">
    <w:abstractNumId w:val="37"/>
  </w:num>
  <w:num w:numId="39">
    <w:abstractNumId w:val="36"/>
  </w:num>
  <w:num w:numId="38">
    <w:abstractNumId w:val="35"/>
  </w:num>
  <w:num w:numId="37">
    <w:abstractNumId w:val="34"/>
  </w:num>
  <w:num w:numId="36">
    <w:abstractNumId w:val="33"/>
  </w:num>
  <w:num w:numId="35">
    <w:abstractNumId w:val="32"/>
  </w:num>
  <w:num w:numId="34">
    <w:abstractNumId w:val="31"/>
  </w:num>
  <w:num w:numId="33">
    <w:abstractNumId w:val="30"/>
  </w:num>
  <w:num w:numId="32">
    <w:abstractNumId w:val="29"/>
  </w:num>
  <w:num w:numId="31">
    <w:abstractNumId w:val="28"/>
  </w:num>
  <w:num w:numId="30">
    <w:abstractNumId w:val="27"/>
  </w:num>
  <w:num w:numId="29">
    <w:abstractNumId w:val="26"/>
  </w:num>
  <w:num w:numId="28">
    <w:abstractNumId w:val="25"/>
  </w:num>
  <w:num w:numId="27">
    <w:abstractNumId w:val="24"/>
  </w:num>
  <w:num w:numId="26">
    <w:abstractNumId w:val="23"/>
  </w:num>
  <w:num w:numId="25">
    <w:abstractNumId w:val="22"/>
  </w:num>
  <w:num w:numId="24">
    <w:abstractNumId w:val="21"/>
  </w:num>
  <w:num w:numId="23">
    <w:abstractNumId w:val="20"/>
  </w:num>
  <w:num w:numId="22">
    <w:abstractNumId w:val="19"/>
  </w:num>
  <w:num w:numId="21">
    <w:abstractNumId w:val="18"/>
  </w:num>
  <w:num w:numId="20">
    <w:abstractNumId w:val="17"/>
  </w:num>
  <w:num w:numId="1" w16cid:durableId="1177840428">
    <w:abstractNumId w:val="1"/>
  </w:num>
  <w:num w:numId="2" w16cid:durableId="191574471">
    <w:abstractNumId w:val="7"/>
  </w:num>
  <w:num w:numId="3" w16cid:durableId="1577088408">
    <w:abstractNumId w:val="8"/>
  </w:num>
  <w:num w:numId="4" w16cid:durableId="105001236">
    <w:abstractNumId w:val="15"/>
  </w:num>
  <w:num w:numId="5" w16cid:durableId="1454209573">
    <w:abstractNumId w:val="5"/>
  </w:num>
  <w:num w:numId="6" w16cid:durableId="1385982205">
    <w:abstractNumId w:val="11"/>
  </w:num>
  <w:num w:numId="7" w16cid:durableId="999427420">
    <w:abstractNumId w:val="0"/>
  </w:num>
  <w:num w:numId="8" w16cid:durableId="1229533315">
    <w:abstractNumId w:val="6"/>
  </w:num>
  <w:num w:numId="9" w16cid:durableId="1194656058">
    <w:abstractNumId w:val="12"/>
  </w:num>
  <w:num w:numId="10" w16cid:durableId="796415603">
    <w:abstractNumId w:val="3"/>
  </w:num>
  <w:num w:numId="11" w16cid:durableId="1041127899">
    <w:abstractNumId w:val="16"/>
  </w:num>
  <w:num w:numId="12" w16cid:durableId="1467772815">
    <w:abstractNumId w:val="13"/>
  </w:num>
  <w:num w:numId="13" w16cid:durableId="1749763650">
    <w:abstractNumId w:val="4"/>
  </w:num>
  <w:num w:numId="14" w16cid:durableId="230046007">
    <w:abstractNumId w:val="9"/>
  </w:num>
  <w:num w:numId="15" w16cid:durableId="1382754198">
    <w:abstractNumId w:val="9"/>
  </w:num>
  <w:num w:numId="16" w16cid:durableId="571238004">
    <w:abstractNumId w:val="14"/>
  </w:num>
  <w:num w:numId="17" w16cid:durableId="176965969">
    <w:abstractNumId w:val="9"/>
  </w:num>
  <w:num w:numId="18" w16cid:durableId="1608460052">
    <w:abstractNumId w:val="10"/>
  </w:num>
  <w:num w:numId="19" w16cid:durableId="1462070673">
    <w:abstractNumId w:val="2"/>
  </w:num>
  <w:numIdMacAtCleanup w:val="14"/>
</w:numbering>
</file>

<file path=word/people.xml><?xml version="1.0" encoding="utf-8"?>
<w15:people xmlns:mc="http://schemas.openxmlformats.org/markup-compatibility/2006" xmlns:w15="http://schemas.microsoft.com/office/word/2012/wordml" mc:Ignorable="w15">
  <w15:person w15:author="Salyards, Chelsea N">
    <w15:presenceInfo w15:providerId="AD" w15:userId="S::cns5070@psu.edu::acdf40c8-5566-4f58-a265-f4f6deaf7e0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353"/>
    <w:rsid w:val="0000688E"/>
    <w:rsid w:val="00012538"/>
    <w:rsid w:val="00016CF5"/>
    <w:rsid w:val="000202A7"/>
    <w:rsid w:val="00028E77"/>
    <w:rsid w:val="00032E43"/>
    <w:rsid w:val="00036185"/>
    <w:rsid w:val="000449B8"/>
    <w:rsid w:val="0004610C"/>
    <w:rsid w:val="00054F96"/>
    <w:rsid w:val="00055B71"/>
    <w:rsid w:val="00056DCD"/>
    <w:rsid w:val="0006657C"/>
    <w:rsid w:val="0007680C"/>
    <w:rsid w:val="00077FD4"/>
    <w:rsid w:val="00081A07"/>
    <w:rsid w:val="00094964"/>
    <w:rsid w:val="000A6319"/>
    <w:rsid w:val="000B2596"/>
    <w:rsid w:val="000B4348"/>
    <w:rsid w:val="000C538E"/>
    <w:rsid w:val="000F363A"/>
    <w:rsid w:val="0010694E"/>
    <w:rsid w:val="00134818"/>
    <w:rsid w:val="00144024"/>
    <w:rsid w:val="00150B31"/>
    <w:rsid w:val="001569B9"/>
    <w:rsid w:val="00162CE2"/>
    <w:rsid w:val="00165213"/>
    <w:rsid w:val="00184009"/>
    <w:rsid w:val="00195E19"/>
    <w:rsid w:val="001A0100"/>
    <w:rsid w:val="001A1ABA"/>
    <w:rsid w:val="001B0DCF"/>
    <w:rsid w:val="001B3A1C"/>
    <w:rsid w:val="001C3B59"/>
    <w:rsid w:val="001D0F05"/>
    <w:rsid w:val="0021494A"/>
    <w:rsid w:val="0023462D"/>
    <w:rsid w:val="00235E61"/>
    <w:rsid w:val="00236363"/>
    <w:rsid w:val="002416A8"/>
    <w:rsid w:val="0024215C"/>
    <w:rsid w:val="00244EF8"/>
    <w:rsid w:val="0027116F"/>
    <w:rsid w:val="00285DC5"/>
    <w:rsid w:val="00295DB4"/>
    <w:rsid w:val="002A2D0E"/>
    <w:rsid w:val="002C230F"/>
    <w:rsid w:val="002C578F"/>
    <w:rsid w:val="002C65B7"/>
    <w:rsid w:val="002D1450"/>
    <w:rsid w:val="002E5EC5"/>
    <w:rsid w:val="002F56AC"/>
    <w:rsid w:val="003151C3"/>
    <w:rsid w:val="0032F35E"/>
    <w:rsid w:val="00344999"/>
    <w:rsid w:val="003463D0"/>
    <w:rsid w:val="003466AA"/>
    <w:rsid w:val="00347031"/>
    <w:rsid w:val="00351F40"/>
    <w:rsid w:val="00353BBE"/>
    <w:rsid w:val="00380AA2"/>
    <w:rsid w:val="00382A8C"/>
    <w:rsid w:val="0038461E"/>
    <w:rsid w:val="003931DE"/>
    <w:rsid w:val="003A1DDF"/>
    <w:rsid w:val="003C786B"/>
    <w:rsid w:val="003C8688"/>
    <w:rsid w:val="003F1202"/>
    <w:rsid w:val="003F1F5F"/>
    <w:rsid w:val="00410F94"/>
    <w:rsid w:val="00413274"/>
    <w:rsid w:val="00425716"/>
    <w:rsid w:val="00440808"/>
    <w:rsid w:val="0044734D"/>
    <w:rsid w:val="0045390B"/>
    <w:rsid w:val="004551B2"/>
    <w:rsid w:val="00455C29"/>
    <w:rsid w:val="004669BC"/>
    <w:rsid w:val="00473B9C"/>
    <w:rsid w:val="00474D7D"/>
    <w:rsid w:val="0049765F"/>
    <w:rsid w:val="004A2901"/>
    <w:rsid w:val="004A4BB3"/>
    <w:rsid w:val="004A7009"/>
    <w:rsid w:val="004C1783"/>
    <w:rsid w:val="004E317C"/>
    <w:rsid w:val="004E4810"/>
    <w:rsid w:val="004E7BE6"/>
    <w:rsid w:val="004F295A"/>
    <w:rsid w:val="00507597"/>
    <w:rsid w:val="005101E7"/>
    <w:rsid w:val="00516640"/>
    <w:rsid w:val="00537EC2"/>
    <w:rsid w:val="00550605"/>
    <w:rsid w:val="005532B9"/>
    <w:rsid w:val="00561B55"/>
    <w:rsid w:val="00564B92"/>
    <w:rsid w:val="005702D4"/>
    <w:rsid w:val="005A0619"/>
    <w:rsid w:val="005A4287"/>
    <w:rsid w:val="005B76C4"/>
    <w:rsid w:val="005C48EE"/>
    <w:rsid w:val="005D6EA1"/>
    <w:rsid w:val="005D76D4"/>
    <w:rsid w:val="005E3789"/>
    <w:rsid w:val="005E446E"/>
    <w:rsid w:val="0060266D"/>
    <w:rsid w:val="00602EBF"/>
    <w:rsid w:val="00644461"/>
    <w:rsid w:val="00653607"/>
    <w:rsid w:val="0065441C"/>
    <w:rsid w:val="00663926"/>
    <w:rsid w:val="00672A74"/>
    <w:rsid w:val="006A5285"/>
    <w:rsid w:val="006B760E"/>
    <w:rsid w:val="006C140D"/>
    <w:rsid w:val="006C395C"/>
    <w:rsid w:val="006C4417"/>
    <w:rsid w:val="006D7100"/>
    <w:rsid w:val="006D791E"/>
    <w:rsid w:val="006F14E6"/>
    <w:rsid w:val="00716295"/>
    <w:rsid w:val="007212AE"/>
    <w:rsid w:val="0072B8F0"/>
    <w:rsid w:val="00731B22"/>
    <w:rsid w:val="00732CC7"/>
    <w:rsid w:val="00733BC8"/>
    <w:rsid w:val="00761CC8"/>
    <w:rsid w:val="00766AC9"/>
    <w:rsid w:val="00766E66"/>
    <w:rsid w:val="007760E5"/>
    <w:rsid w:val="00782AF1"/>
    <w:rsid w:val="00787FD4"/>
    <w:rsid w:val="007A1620"/>
    <w:rsid w:val="007A432D"/>
    <w:rsid w:val="007A6C46"/>
    <w:rsid w:val="007A7638"/>
    <w:rsid w:val="007E2B0E"/>
    <w:rsid w:val="007E4015"/>
    <w:rsid w:val="007E96D6"/>
    <w:rsid w:val="007F3DA8"/>
    <w:rsid w:val="00800AA0"/>
    <w:rsid w:val="008029EB"/>
    <w:rsid w:val="00804E68"/>
    <w:rsid w:val="00806BA3"/>
    <w:rsid w:val="0081054B"/>
    <w:rsid w:val="00811B7A"/>
    <w:rsid w:val="00824833"/>
    <w:rsid w:val="00826839"/>
    <w:rsid w:val="00834ED4"/>
    <w:rsid w:val="00835D77"/>
    <w:rsid w:val="00854871"/>
    <w:rsid w:val="00857754"/>
    <w:rsid w:val="00875A5A"/>
    <w:rsid w:val="00875C45"/>
    <w:rsid w:val="00877012"/>
    <w:rsid w:val="008825FB"/>
    <w:rsid w:val="0089767B"/>
    <w:rsid w:val="008A007D"/>
    <w:rsid w:val="008A2A2F"/>
    <w:rsid w:val="008A649A"/>
    <w:rsid w:val="008B00BA"/>
    <w:rsid w:val="008C4D4E"/>
    <w:rsid w:val="008E1F59"/>
    <w:rsid w:val="008E6D31"/>
    <w:rsid w:val="008E777A"/>
    <w:rsid w:val="008F1209"/>
    <w:rsid w:val="008F4069"/>
    <w:rsid w:val="00900375"/>
    <w:rsid w:val="00901D36"/>
    <w:rsid w:val="00910249"/>
    <w:rsid w:val="00915CAC"/>
    <w:rsid w:val="00920014"/>
    <w:rsid w:val="00928E4D"/>
    <w:rsid w:val="009318A4"/>
    <w:rsid w:val="00942104"/>
    <w:rsid w:val="00943666"/>
    <w:rsid w:val="009451C4"/>
    <w:rsid w:val="009507AD"/>
    <w:rsid w:val="00951C25"/>
    <w:rsid w:val="00952406"/>
    <w:rsid w:val="009672DA"/>
    <w:rsid w:val="00972F6E"/>
    <w:rsid w:val="00987300"/>
    <w:rsid w:val="009902CC"/>
    <w:rsid w:val="0099090C"/>
    <w:rsid w:val="009A6008"/>
    <w:rsid w:val="009A699A"/>
    <w:rsid w:val="009C38A8"/>
    <w:rsid w:val="009E2395"/>
    <w:rsid w:val="009E2D18"/>
    <w:rsid w:val="00A2678F"/>
    <w:rsid w:val="00A33047"/>
    <w:rsid w:val="00A411C4"/>
    <w:rsid w:val="00A70126"/>
    <w:rsid w:val="00A843F8"/>
    <w:rsid w:val="00AC25A0"/>
    <w:rsid w:val="00AD2C96"/>
    <w:rsid w:val="00AE0458"/>
    <w:rsid w:val="00AE7F2D"/>
    <w:rsid w:val="00B1381A"/>
    <w:rsid w:val="00B20D8C"/>
    <w:rsid w:val="00B25885"/>
    <w:rsid w:val="00B336AB"/>
    <w:rsid w:val="00B602D1"/>
    <w:rsid w:val="00B65F22"/>
    <w:rsid w:val="00B770F1"/>
    <w:rsid w:val="00BA1DB3"/>
    <w:rsid w:val="00BA2111"/>
    <w:rsid w:val="00BA31DA"/>
    <w:rsid w:val="00BB021B"/>
    <w:rsid w:val="00BB7353"/>
    <w:rsid w:val="00BC261A"/>
    <w:rsid w:val="00BD2B0F"/>
    <w:rsid w:val="00BD334B"/>
    <w:rsid w:val="00BE6A69"/>
    <w:rsid w:val="00BF1D2D"/>
    <w:rsid w:val="00BF330A"/>
    <w:rsid w:val="00BF79A2"/>
    <w:rsid w:val="00C0196A"/>
    <w:rsid w:val="00C02549"/>
    <w:rsid w:val="00C131FD"/>
    <w:rsid w:val="00C3206B"/>
    <w:rsid w:val="00C37715"/>
    <w:rsid w:val="00C80B46"/>
    <w:rsid w:val="00C8359C"/>
    <w:rsid w:val="00C85B9E"/>
    <w:rsid w:val="00C97BB2"/>
    <w:rsid w:val="00CC3697"/>
    <w:rsid w:val="00CE57CD"/>
    <w:rsid w:val="00CF49C2"/>
    <w:rsid w:val="00D01B04"/>
    <w:rsid w:val="00D06D89"/>
    <w:rsid w:val="00D10662"/>
    <w:rsid w:val="00D16BB9"/>
    <w:rsid w:val="00D52D06"/>
    <w:rsid w:val="00D60E64"/>
    <w:rsid w:val="00D6299E"/>
    <w:rsid w:val="00D64C65"/>
    <w:rsid w:val="00D772D8"/>
    <w:rsid w:val="00DB23FE"/>
    <w:rsid w:val="00DC5DAD"/>
    <w:rsid w:val="00DD1BDD"/>
    <w:rsid w:val="00DD240D"/>
    <w:rsid w:val="00DF35EF"/>
    <w:rsid w:val="00E0363C"/>
    <w:rsid w:val="00E14EFA"/>
    <w:rsid w:val="00E52F12"/>
    <w:rsid w:val="00E60596"/>
    <w:rsid w:val="00E6218A"/>
    <w:rsid w:val="00E64060"/>
    <w:rsid w:val="00E71268"/>
    <w:rsid w:val="00E77972"/>
    <w:rsid w:val="00E83218"/>
    <w:rsid w:val="00E87604"/>
    <w:rsid w:val="00E89F23"/>
    <w:rsid w:val="00E921B7"/>
    <w:rsid w:val="00EA4EC4"/>
    <w:rsid w:val="00EB1B8C"/>
    <w:rsid w:val="00EB58DA"/>
    <w:rsid w:val="00EB74F6"/>
    <w:rsid w:val="00ED22D4"/>
    <w:rsid w:val="00EDB367"/>
    <w:rsid w:val="00EE25F9"/>
    <w:rsid w:val="00EF10DF"/>
    <w:rsid w:val="00EF1132"/>
    <w:rsid w:val="00EF6DB5"/>
    <w:rsid w:val="00F10E72"/>
    <w:rsid w:val="00F11228"/>
    <w:rsid w:val="00F11778"/>
    <w:rsid w:val="00F16148"/>
    <w:rsid w:val="00F2549D"/>
    <w:rsid w:val="00F348CC"/>
    <w:rsid w:val="00F461B9"/>
    <w:rsid w:val="00F57450"/>
    <w:rsid w:val="00F70EA0"/>
    <w:rsid w:val="00F729F1"/>
    <w:rsid w:val="00F761B1"/>
    <w:rsid w:val="00F8260C"/>
    <w:rsid w:val="00F82F9C"/>
    <w:rsid w:val="00F90516"/>
    <w:rsid w:val="00F91BC4"/>
    <w:rsid w:val="00F958C4"/>
    <w:rsid w:val="00FB3EA2"/>
    <w:rsid w:val="00FB42B8"/>
    <w:rsid w:val="00FB768A"/>
    <w:rsid w:val="00FB7961"/>
    <w:rsid w:val="00FC1DBA"/>
    <w:rsid w:val="00FD7C1C"/>
    <w:rsid w:val="01001459"/>
    <w:rsid w:val="01313118"/>
    <w:rsid w:val="01336024"/>
    <w:rsid w:val="013ACF9D"/>
    <w:rsid w:val="0145C360"/>
    <w:rsid w:val="0148CDC7"/>
    <w:rsid w:val="01570FAA"/>
    <w:rsid w:val="01788105"/>
    <w:rsid w:val="01AD884A"/>
    <w:rsid w:val="01B0C059"/>
    <w:rsid w:val="01C061C3"/>
    <w:rsid w:val="01D41A2E"/>
    <w:rsid w:val="01D872B0"/>
    <w:rsid w:val="01FB9E8B"/>
    <w:rsid w:val="01FDA174"/>
    <w:rsid w:val="02067C95"/>
    <w:rsid w:val="02087FC7"/>
    <w:rsid w:val="02118B8A"/>
    <w:rsid w:val="021CCDDE"/>
    <w:rsid w:val="021D91D4"/>
    <w:rsid w:val="023A13F1"/>
    <w:rsid w:val="025626D6"/>
    <w:rsid w:val="025B16D7"/>
    <w:rsid w:val="026C7FE8"/>
    <w:rsid w:val="027826AD"/>
    <w:rsid w:val="029AE7EB"/>
    <w:rsid w:val="02B01522"/>
    <w:rsid w:val="02BFDDD6"/>
    <w:rsid w:val="02D04C96"/>
    <w:rsid w:val="02D2BDC6"/>
    <w:rsid w:val="02DB65A7"/>
    <w:rsid w:val="03053A42"/>
    <w:rsid w:val="0314D200"/>
    <w:rsid w:val="031A8081"/>
    <w:rsid w:val="0321BBE6"/>
    <w:rsid w:val="0328A5B1"/>
    <w:rsid w:val="032B7991"/>
    <w:rsid w:val="03333AF4"/>
    <w:rsid w:val="033C2B4F"/>
    <w:rsid w:val="03436A70"/>
    <w:rsid w:val="034AC371"/>
    <w:rsid w:val="03508D87"/>
    <w:rsid w:val="0355E809"/>
    <w:rsid w:val="0370C966"/>
    <w:rsid w:val="037E0B78"/>
    <w:rsid w:val="0385F8C5"/>
    <w:rsid w:val="03868755"/>
    <w:rsid w:val="03AD9A2E"/>
    <w:rsid w:val="03BE65AB"/>
    <w:rsid w:val="03D97E51"/>
    <w:rsid w:val="03E5CFDF"/>
    <w:rsid w:val="03F245A7"/>
    <w:rsid w:val="0407B4D9"/>
    <w:rsid w:val="042195FD"/>
    <w:rsid w:val="042E1002"/>
    <w:rsid w:val="04558CAE"/>
    <w:rsid w:val="047C32C8"/>
    <w:rsid w:val="0483061F"/>
    <w:rsid w:val="04864701"/>
    <w:rsid w:val="04928633"/>
    <w:rsid w:val="049FC7C6"/>
    <w:rsid w:val="04A006C1"/>
    <w:rsid w:val="04A8A9E5"/>
    <w:rsid w:val="04C1CB49"/>
    <w:rsid w:val="04C6F16E"/>
    <w:rsid w:val="04D55CC5"/>
    <w:rsid w:val="04DEC125"/>
    <w:rsid w:val="04E1C3DE"/>
    <w:rsid w:val="0519F63A"/>
    <w:rsid w:val="0538F765"/>
    <w:rsid w:val="054F3973"/>
    <w:rsid w:val="05935F7C"/>
    <w:rsid w:val="05D57F49"/>
    <w:rsid w:val="05E0F0BC"/>
    <w:rsid w:val="05E5E0F0"/>
    <w:rsid w:val="05EB2E9A"/>
    <w:rsid w:val="05ED4C68"/>
    <w:rsid w:val="05F2B5FE"/>
    <w:rsid w:val="06040B8B"/>
    <w:rsid w:val="06101DD4"/>
    <w:rsid w:val="0610A461"/>
    <w:rsid w:val="06110636"/>
    <w:rsid w:val="06187E50"/>
    <w:rsid w:val="062FC56A"/>
    <w:rsid w:val="063A543D"/>
    <w:rsid w:val="06563934"/>
    <w:rsid w:val="06619221"/>
    <w:rsid w:val="06889CBD"/>
    <w:rsid w:val="068BD75D"/>
    <w:rsid w:val="06A9BC13"/>
    <w:rsid w:val="06B35B6F"/>
    <w:rsid w:val="06BA89EB"/>
    <w:rsid w:val="06D1E219"/>
    <w:rsid w:val="06DFB7E2"/>
    <w:rsid w:val="06E3C984"/>
    <w:rsid w:val="06ECC9F6"/>
    <w:rsid w:val="06F32DF0"/>
    <w:rsid w:val="07011151"/>
    <w:rsid w:val="07273E64"/>
    <w:rsid w:val="072EC539"/>
    <w:rsid w:val="0730A99C"/>
    <w:rsid w:val="0733EA0C"/>
    <w:rsid w:val="0737C60A"/>
    <w:rsid w:val="075C89E5"/>
    <w:rsid w:val="0760FA6F"/>
    <w:rsid w:val="07824D34"/>
    <w:rsid w:val="0798AE97"/>
    <w:rsid w:val="07C727DE"/>
    <w:rsid w:val="07CA8905"/>
    <w:rsid w:val="07D93E53"/>
    <w:rsid w:val="07DC0BDF"/>
    <w:rsid w:val="07EB90EF"/>
    <w:rsid w:val="081377CA"/>
    <w:rsid w:val="0825F9A5"/>
    <w:rsid w:val="0828C485"/>
    <w:rsid w:val="084D2497"/>
    <w:rsid w:val="084DEEBE"/>
    <w:rsid w:val="08735F7F"/>
    <w:rsid w:val="087CC936"/>
    <w:rsid w:val="087D15F0"/>
    <w:rsid w:val="0882D9E7"/>
    <w:rsid w:val="0894ACBC"/>
    <w:rsid w:val="08AF07AF"/>
    <w:rsid w:val="08B8A013"/>
    <w:rsid w:val="08D023D2"/>
    <w:rsid w:val="08D859D2"/>
    <w:rsid w:val="08D9BD02"/>
    <w:rsid w:val="08DDF268"/>
    <w:rsid w:val="09009A24"/>
    <w:rsid w:val="0909E836"/>
    <w:rsid w:val="0929E5BA"/>
    <w:rsid w:val="0931EEC2"/>
    <w:rsid w:val="0952FDD2"/>
    <w:rsid w:val="0971C7F8"/>
    <w:rsid w:val="09855FE4"/>
    <w:rsid w:val="0996F216"/>
    <w:rsid w:val="09A9108A"/>
    <w:rsid w:val="09AF2A21"/>
    <w:rsid w:val="09D1A3B5"/>
    <w:rsid w:val="09EB25E6"/>
    <w:rsid w:val="09FC8449"/>
    <w:rsid w:val="0A0A4E5F"/>
    <w:rsid w:val="0A10D369"/>
    <w:rsid w:val="0A49F146"/>
    <w:rsid w:val="0A5F53B2"/>
    <w:rsid w:val="0A6E5FD3"/>
    <w:rsid w:val="0A71968D"/>
    <w:rsid w:val="0A790E83"/>
    <w:rsid w:val="0A87AEC0"/>
    <w:rsid w:val="0A97DAC2"/>
    <w:rsid w:val="0AADD998"/>
    <w:rsid w:val="0AB91C2C"/>
    <w:rsid w:val="0AC0C21B"/>
    <w:rsid w:val="0ACBD793"/>
    <w:rsid w:val="0AD0A0A4"/>
    <w:rsid w:val="0AD4FD88"/>
    <w:rsid w:val="0AD94D84"/>
    <w:rsid w:val="0ADC52A0"/>
    <w:rsid w:val="0B01B12D"/>
    <w:rsid w:val="0B02AD9B"/>
    <w:rsid w:val="0B05A404"/>
    <w:rsid w:val="0B157240"/>
    <w:rsid w:val="0B193FD2"/>
    <w:rsid w:val="0B35B69C"/>
    <w:rsid w:val="0B5946C8"/>
    <w:rsid w:val="0B71730B"/>
    <w:rsid w:val="0B95EE59"/>
    <w:rsid w:val="0BC73910"/>
    <w:rsid w:val="0BCF7888"/>
    <w:rsid w:val="0BDBC9DD"/>
    <w:rsid w:val="0BF52236"/>
    <w:rsid w:val="0BF551BF"/>
    <w:rsid w:val="0BFB94CD"/>
    <w:rsid w:val="0C0EED68"/>
    <w:rsid w:val="0C26E6EF"/>
    <w:rsid w:val="0C3AFD34"/>
    <w:rsid w:val="0C45EFC6"/>
    <w:rsid w:val="0C4FEE22"/>
    <w:rsid w:val="0C5FD213"/>
    <w:rsid w:val="0C6A88DA"/>
    <w:rsid w:val="0C6E8D61"/>
    <w:rsid w:val="0C7B717D"/>
    <w:rsid w:val="0C7D855C"/>
    <w:rsid w:val="0C975555"/>
    <w:rsid w:val="0CC6B3C9"/>
    <w:rsid w:val="0CF50B79"/>
    <w:rsid w:val="0D3042AC"/>
    <w:rsid w:val="0D3FCAE0"/>
    <w:rsid w:val="0D498BEA"/>
    <w:rsid w:val="0D6123E2"/>
    <w:rsid w:val="0D684563"/>
    <w:rsid w:val="0D70AC8A"/>
    <w:rsid w:val="0D717AAC"/>
    <w:rsid w:val="0DA98AB6"/>
    <w:rsid w:val="0DB200E4"/>
    <w:rsid w:val="0DB5FB96"/>
    <w:rsid w:val="0DBA6485"/>
    <w:rsid w:val="0DBE68DE"/>
    <w:rsid w:val="0DCAC3D7"/>
    <w:rsid w:val="0DD7D9AD"/>
    <w:rsid w:val="0DD9B20B"/>
    <w:rsid w:val="0DEB6FED"/>
    <w:rsid w:val="0DF79185"/>
    <w:rsid w:val="0DFC3944"/>
    <w:rsid w:val="0E1C4F7B"/>
    <w:rsid w:val="0E236F02"/>
    <w:rsid w:val="0E389981"/>
    <w:rsid w:val="0E3F2095"/>
    <w:rsid w:val="0E437768"/>
    <w:rsid w:val="0E57B00A"/>
    <w:rsid w:val="0E5E991B"/>
    <w:rsid w:val="0E612CBB"/>
    <w:rsid w:val="0E62B9C6"/>
    <w:rsid w:val="0E7511C4"/>
    <w:rsid w:val="0E80B4BB"/>
    <w:rsid w:val="0E8331CC"/>
    <w:rsid w:val="0E989BDC"/>
    <w:rsid w:val="0EA68820"/>
    <w:rsid w:val="0EC7422E"/>
    <w:rsid w:val="0EFB3E66"/>
    <w:rsid w:val="0EFD80A0"/>
    <w:rsid w:val="0F0EB33D"/>
    <w:rsid w:val="0F168D61"/>
    <w:rsid w:val="0F383960"/>
    <w:rsid w:val="0F4A3D8F"/>
    <w:rsid w:val="0F4C072E"/>
    <w:rsid w:val="0F4DB74C"/>
    <w:rsid w:val="0F506267"/>
    <w:rsid w:val="0F5F17D6"/>
    <w:rsid w:val="0F605AF9"/>
    <w:rsid w:val="0F632031"/>
    <w:rsid w:val="0F7F2CC4"/>
    <w:rsid w:val="0F880892"/>
    <w:rsid w:val="0F956635"/>
    <w:rsid w:val="0FA782B1"/>
    <w:rsid w:val="0FA95FF6"/>
    <w:rsid w:val="0FAAD6D8"/>
    <w:rsid w:val="0FE361D7"/>
    <w:rsid w:val="0FFCF334"/>
    <w:rsid w:val="0FFE44D8"/>
    <w:rsid w:val="10016B19"/>
    <w:rsid w:val="1009917B"/>
    <w:rsid w:val="1035011E"/>
    <w:rsid w:val="103B422F"/>
    <w:rsid w:val="105C2652"/>
    <w:rsid w:val="10621CA1"/>
    <w:rsid w:val="1062525D"/>
    <w:rsid w:val="1064F8AB"/>
    <w:rsid w:val="1068D597"/>
    <w:rsid w:val="10ADCBF0"/>
    <w:rsid w:val="10B8B450"/>
    <w:rsid w:val="10BAF9FC"/>
    <w:rsid w:val="10D7255D"/>
    <w:rsid w:val="10E4BB0A"/>
    <w:rsid w:val="10E96E58"/>
    <w:rsid w:val="10F593E7"/>
    <w:rsid w:val="10F620A3"/>
    <w:rsid w:val="110CE236"/>
    <w:rsid w:val="112C86A6"/>
    <w:rsid w:val="11382F1F"/>
    <w:rsid w:val="114254A3"/>
    <w:rsid w:val="114CB2EB"/>
    <w:rsid w:val="1156767B"/>
    <w:rsid w:val="11634A65"/>
    <w:rsid w:val="116E1326"/>
    <w:rsid w:val="11810791"/>
    <w:rsid w:val="118EF6CB"/>
    <w:rsid w:val="11BBAE10"/>
    <w:rsid w:val="11E3C602"/>
    <w:rsid w:val="12069043"/>
    <w:rsid w:val="120DBE94"/>
    <w:rsid w:val="1216D647"/>
    <w:rsid w:val="1221D12A"/>
    <w:rsid w:val="12297FEB"/>
    <w:rsid w:val="12407518"/>
    <w:rsid w:val="1245B9DD"/>
    <w:rsid w:val="1246C2DE"/>
    <w:rsid w:val="126B6D69"/>
    <w:rsid w:val="126F0D32"/>
    <w:rsid w:val="127A8BB3"/>
    <w:rsid w:val="127B3EB4"/>
    <w:rsid w:val="127E9745"/>
    <w:rsid w:val="129160CA"/>
    <w:rsid w:val="12959EF3"/>
    <w:rsid w:val="1296F58B"/>
    <w:rsid w:val="129853D8"/>
    <w:rsid w:val="129B83B3"/>
    <w:rsid w:val="129FD523"/>
    <w:rsid w:val="12A81F6F"/>
    <w:rsid w:val="12B32B4A"/>
    <w:rsid w:val="12BA3CA0"/>
    <w:rsid w:val="12C5A283"/>
    <w:rsid w:val="12D3C0B9"/>
    <w:rsid w:val="12E88A6E"/>
    <w:rsid w:val="12EE889E"/>
    <w:rsid w:val="12FA393D"/>
    <w:rsid w:val="13036CAC"/>
    <w:rsid w:val="1309993D"/>
    <w:rsid w:val="130F60F3"/>
    <w:rsid w:val="130F8E2A"/>
    <w:rsid w:val="132F759B"/>
    <w:rsid w:val="132FC0DB"/>
    <w:rsid w:val="1335C7F2"/>
    <w:rsid w:val="134394F8"/>
    <w:rsid w:val="1350676C"/>
    <w:rsid w:val="1351D1D8"/>
    <w:rsid w:val="1354E65A"/>
    <w:rsid w:val="136675E6"/>
    <w:rsid w:val="137AE2D8"/>
    <w:rsid w:val="138980D5"/>
    <w:rsid w:val="138BC809"/>
    <w:rsid w:val="13913F74"/>
    <w:rsid w:val="139149F9"/>
    <w:rsid w:val="139FD189"/>
    <w:rsid w:val="13A5751C"/>
    <w:rsid w:val="13F1EA3F"/>
    <w:rsid w:val="13F278E9"/>
    <w:rsid w:val="13FD64C5"/>
    <w:rsid w:val="1400664D"/>
    <w:rsid w:val="14056203"/>
    <w:rsid w:val="140814E1"/>
    <w:rsid w:val="14171035"/>
    <w:rsid w:val="143AE801"/>
    <w:rsid w:val="14475206"/>
    <w:rsid w:val="145CD6F6"/>
    <w:rsid w:val="14609BAB"/>
    <w:rsid w:val="1474A8CF"/>
    <w:rsid w:val="14998CAF"/>
    <w:rsid w:val="149DCBCC"/>
    <w:rsid w:val="14D1ED9C"/>
    <w:rsid w:val="14E74678"/>
    <w:rsid w:val="14F1428B"/>
    <w:rsid w:val="14F81DDB"/>
    <w:rsid w:val="1515488F"/>
    <w:rsid w:val="1520013D"/>
    <w:rsid w:val="15389C66"/>
    <w:rsid w:val="153E0208"/>
    <w:rsid w:val="157BE04F"/>
    <w:rsid w:val="158073E0"/>
    <w:rsid w:val="1589708E"/>
    <w:rsid w:val="158CB2B5"/>
    <w:rsid w:val="159AF63D"/>
    <w:rsid w:val="15BC43BC"/>
    <w:rsid w:val="15C51349"/>
    <w:rsid w:val="15CCE7A4"/>
    <w:rsid w:val="15CD3E81"/>
    <w:rsid w:val="15D27220"/>
    <w:rsid w:val="15D66E8F"/>
    <w:rsid w:val="15D6966C"/>
    <w:rsid w:val="15E1EAE1"/>
    <w:rsid w:val="15EA5DDC"/>
    <w:rsid w:val="15FAF079"/>
    <w:rsid w:val="15FB86FF"/>
    <w:rsid w:val="16032260"/>
    <w:rsid w:val="16112D59"/>
    <w:rsid w:val="16193B74"/>
    <w:rsid w:val="161AB288"/>
    <w:rsid w:val="161B290E"/>
    <w:rsid w:val="162A35E5"/>
    <w:rsid w:val="162C152E"/>
    <w:rsid w:val="16445505"/>
    <w:rsid w:val="165ECA39"/>
    <w:rsid w:val="166F09CA"/>
    <w:rsid w:val="166F2F1C"/>
    <w:rsid w:val="169B91FB"/>
    <w:rsid w:val="16A5674E"/>
    <w:rsid w:val="16ABA7D2"/>
    <w:rsid w:val="16B0A5DF"/>
    <w:rsid w:val="16C09486"/>
    <w:rsid w:val="16C5F19F"/>
    <w:rsid w:val="16DA0F54"/>
    <w:rsid w:val="1706C6C8"/>
    <w:rsid w:val="170DA600"/>
    <w:rsid w:val="171C2F3B"/>
    <w:rsid w:val="171F6526"/>
    <w:rsid w:val="1721210B"/>
    <w:rsid w:val="172927DF"/>
    <w:rsid w:val="1734A781"/>
    <w:rsid w:val="17427540"/>
    <w:rsid w:val="1770F14B"/>
    <w:rsid w:val="177FCA0B"/>
    <w:rsid w:val="178C555B"/>
    <w:rsid w:val="178E1737"/>
    <w:rsid w:val="17A1E3EE"/>
    <w:rsid w:val="17AFB58B"/>
    <w:rsid w:val="17C28D8D"/>
    <w:rsid w:val="17E07437"/>
    <w:rsid w:val="17ED0BDA"/>
    <w:rsid w:val="1802F936"/>
    <w:rsid w:val="181276B4"/>
    <w:rsid w:val="182870DD"/>
    <w:rsid w:val="1838F414"/>
    <w:rsid w:val="1849E82D"/>
    <w:rsid w:val="1857436D"/>
    <w:rsid w:val="18869661"/>
    <w:rsid w:val="18C6B3BA"/>
    <w:rsid w:val="18E11936"/>
    <w:rsid w:val="18F112E4"/>
    <w:rsid w:val="18F35542"/>
    <w:rsid w:val="191CCA87"/>
    <w:rsid w:val="191CE964"/>
    <w:rsid w:val="193E2DF5"/>
    <w:rsid w:val="1954799E"/>
    <w:rsid w:val="195C29A6"/>
    <w:rsid w:val="1963B8DD"/>
    <w:rsid w:val="19677CC4"/>
    <w:rsid w:val="196BDBE8"/>
    <w:rsid w:val="19762C76"/>
    <w:rsid w:val="197737B2"/>
    <w:rsid w:val="19939115"/>
    <w:rsid w:val="19ADED55"/>
    <w:rsid w:val="19B02191"/>
    <w:rsid w:val="19B336F0"/>
    <w:rsid w:val="19C5466B"/>
    <w:rsid w:val="19C66A5B"/>
    <w:rsid w:val="19D344CF"/>
    <w:rsid w:val="19DCCAFB"/>
    <w:rsid w:val="19EC70EC"/>
    <w:rsid w:val="1A1CE305"/>
    <w:rsid w:val="1A1FCA23"/>
    <w:rsid w:val="1A33DFFD"/>
    <w:rsid w:val="1A43A648"/>
    <w:rsid w:val="1A5A1796"/>
    <w:rsid w:val="1A73D3E7"/>
    <w:rsid w:val="1A74C3F8"/>
    <w:rsid w:val="1A857A18"/>
    <w:rsid w:val="1A891131"/>
    <w:rsid w:val="1A8EFD3A"/>
    <w:rsid w:val="1AA15D60"/>
    <w:rsid w:val="1AAF669B"/>
    <w:rsid w:val="1AB9A528"/>
    <w:rsid w:val="1AC6A617"/>
    <w:rsid w:val="1AD8A541"/>
    <w:rsid w:val="1B148CC6"/>
    <w:rsid w:val="1B181A6B"/>
    <w:rsid w:val="1B3EF63B"/>
    <w:rsid w:val="1B435D62"/>
    <w:rsid w:val="1B5482B5"/>
    <w:rsid w:val="1B5F400A"/>
    <w:rsid w:val="1B750839"/>
    <w:rsid w:val="1B78128C"/>
    <w:rsid w:val="1B9EFE14"/>
    <w:rsid w:val="1BB158AA"/>
    <w:rsid w:val="1BB34116"/>
    <w:rsid w:val="1BC2E2CA"/>
    <w:rsid w:val="1BDCD42B"/>
    <w:rsid w:val="1BDF3D39"/>
    <w:rsid w:val="1BE07E9C"/>
    <w:rsid w:val="1BE5C973"/>
    <w:rsid w:val="1BEF082E"/>
    <w:rsid w:val="1BF15AA6"/>
    <w:rsid w:val="1BF62BBF"/>
    <w:rsid w:val="1BFF43E0"/>
    <w:rsid w:val="1C022CFA"/>
    <w:rsid w:val="1C1CD70F"/>
    <w:rsid w:val="1C3BF51D"/>
    <w:rsid w:val="1C3CC860"/>
    <w:rsid w:val="1C6C92D8"/>
    <w:rsid w:val="1C829687"/>
    <w:rsid w:val="1C920893"/>
    <w:rsid w:val="1CAC648C"/>
    <w:rsid w:val="1CB4A6A5"/>
    <w:rsid w:val="1CBCDE90"/>
    <w:rsid w:val="1CDB1589"/>
    <w:rsid w:val="1CFBA916"/>
    <w:rsid w:val="1CFBE968"/>
    <w:rsid w:val="1D009E26"/>
    <w:rsid w:val="1D06CB5A"/>
    <w:rsid w:val="1D154A43"/>
    <w:rsid w:val="1D8B2BA4"/>
    <w:rsid w:val="1D9923FA"/>
    <w:rsid w:val="1D9A0AFB"/>
    <w:rsid w:val="1D9B8096"/>
    <w:rsid w:val="1D9EBFB1"/>
    <w:rsid w:val="1DAE326E"/>
    <w:rsid w:val="1DB96C00"/>
    <w:rsid w:val="1DCD0F98"/>
    <w:rsid w:val="1DCE934E"/>
    <w:rsid w:val="1DD2D433"/>
    <w:rsid w:val="1DE484DF"/>
    <w:rsid w:val="1DFF4F15"/>
    <w:rsid w:val="1E0ACE8D"/>
    <w:rsid w:val="1E197D12"/>
    <w:rsid w:val="1E234109"/>
    <w:rsid w:val="1E3429F1"/>
    <w:rsid w:val="1E45DAC5"/>
    <w:rsid w:val="1E479850"/>
    <w:rsid w:val="1E4AF6F5"/>
    <w:rsid w:val="1E4CA5B7"/>
    <w:rsid w:val="1E540709"/>
    <w:rsid w:val="1E5FE88E"/>
    <w:rsid w:val="1E644B4F"/>
    <w:rsid w:val="1E661D9A"/>
    <w:rsid w:val="1E7B5D09"/>
    <w:rsid w:val="1E933D64"/>
    <w:rsid w:val="1E960BB9"/>
    <w:rsid w:val="1EB62147"/>
    <w:rsid w:val="1EB76AC4"/>
    <w:rsid w:val="1EB8D7EA"/>
    <w:rsid w:val="1EC0502A"/>
    <w:rsid w:val="1ED0AED8"/>
    <w:rsid w:val="1EEC45D8"/>
    <w:rsid w:val="1F11F08E"/>
    <w:rsid w:val="1F12EAA7"/>
    <w:rsid w:val="1F185DE0"/>
    <w:rsid w:val="1F2F69C1"/>
    <w:rsid w:val="1F300EB4"/>
    <w:rsid w:val="1F4009BA"/>
    <w:rsid w:val="1F479F53"/>
    <w:rsid w:val="1F4B26D9"/>
    <w:rsid w:val="1F4BAD2C"/>
    <w:rsid w:val="1F58192C"/>
    <w:rsid w:val="1F611653"/>
    <w:rsid w:val="1F636C50"/>
    <w:rsid w:val="1F674AA3"/>
    <w:rsid w:val="1F69460B"/>
    <w:rsid w:val="1F9BFFA2"/>
    <w:rsid w:val="1FA80622"/>
    <w:rsid w:val="1FB7E18E"/>
    <w:rsid w:val="1FB90789"/>
    <w:rsid w:val="1FD5A882"/>
    <w:rsid w:val="1FD6E87D"/>
    <w:rsid w:val="200B9DB2"/>
    <w:rsid w:val="201432DE"/>
    <w:rsid w:val="2019B458"/>
    <w:rsid w:val="20537295"/>
    <w:rsid w:val="208E48B7"/>
    <w:rsid w:val="2097CD74"/>
    <w:rsid w:val="2097FD2D"/>
    <w:rsid w:val="20B579C2"/>
    <w:rsid w:val="20B8911A"/>
    <w:rsid w:val="20BDDA06"/>
    <w:rsid w:val="20D344E8"/>
    <w:rsid w:val="20D361B0"/>
    <w:rsid w:val="20D8F745"/>
    <w:rsid w:val="20F6A81F"/>
    <w:rsid w:val="20FF4D01"/>
    <w:rsid w:val="2100DDA8"/>
    <w:rsid w:val="2100DEE4"/>
    <w:rsid w:val="2103EE7B"/>
    <w:rsid w:val="210AFDFA"/>
    <w:rsid w:val="2113F44E"/>
    <w:rsid w:val="21154EC1"/>
    <w:rsid w:val="2116A2BF"/>
    <w:rsid w:val="21235415"/>
    <w:rsid w:val="2135142B"/>
    <w:rsid w:val="213DB3FB"/>
    <w:rsid w:val="21487D7F"/>
    <w:rsid w:val="21516AE3"/>
    <w:rsid w:val="2154AA3C"/>
    <w:rsid w:val="215666D7"/>
    <w:rsid w:val="2163D14A"/>
    <w:rsid w:val="2176039C"/>
    <w:rsid w:val="21805006"/>
    <w:rsid w:val="21A18F37"/>
    <w:rsid w:val="21A47396"/>
    <w:rsid w:val="21C4BB93"/>
    <w:rsid w:val="21C561C4"/>
    <w:rsid w:val="21CCD377"/>
    <w:rsid w:val="21F3692E"/>
    <w:rsid w:val="21FE1127"/>
    <w:rsid w:val="22288188"/>
    <w:rsid w:val="22305E72"/>
    <w:rsid w:val="223CAFFE"/>
    <w:rsid w:val="223F4A13"/>
    <w:rsid w:val="224B418A"/>
    <w:rsid w:val="224C5CD6"/>
    <w:rsid w:val="2279934B"/>
    <w:rsid w:val="227D86C4"/>
    <w:rsid w:val="2281615C"/>
    <w:rsid w:val="22968C22"/>
    <w:rsid w:val="2296B25D"/>
    <w:rsid w:val="22B8DE1F"/>
    <w:rsid w:val="22E06B01"/>
    <w:rsid w:val="22F6E502"/>
    <w:rsid w:val="2314F976"/>
    <w:rsid w:val="2315ECD8"/>
    <w:rsid w:val="231D3CB2"/>
    <w:rsid w:val="23218588"/>
    <w:rsid w:val="232635AA"/>
    <w:rsid w:val="23340CE1"/>
    <w:rsid w:val="235F9C1B"/>
    <w:rsid w:val="2360DB8B"/>
    <w:rsid w:val="236EF82D"/>
    <w:rsid w:val="23705367"/>
    <w:rsid w:val="23858C87"/>
    <w:rsid w:val="238E4C81"/>
    <w:rsid w:val="239A2B93"/>
    <w:rsid w:val="23A843D6"/>
    <w:rsid w:val="23C51F95"/>
    <w:rsid w:val="23D3A55E"/>
    <w:rsid w:val="23DBD084"/>
    <w:rsid w:val="23E2315C"/>
    <w:rsid w:val="2400EB02"/>
    <w:rsid w:val="2404D7B9"/>
    <w:rsid w:val="2415C9F4"/>
    <w:rsid w:val="241B9E90"/>
    <w:rsid w:val="242CD155"/>
    <w:rsid w:val="2448A26F"/>
    <w:rsid w:val="244DA107"/>
    <w:rsid w:val="244E393C"/>
    <w:rsid w:val="2459A02F"/>
    <w:rsid w:val="245ACFFC"/>
    <w:rsid w:val="2489C17F"/>
    <w:rsid w:val="2493B465"/>
    <w:rsid w:val="249F27EF"/>
    <w:rsid w:val="24A6445E"/>
    <w:rsid w:val="24A7203B"/>
    <w:rsid w:val="24B2BB9E"/>
    <w:rsid w:val="24D51612"/>
    <w:rsid w:val="24DBAA23"/>
    <w:rsid w:val="24E3A9B0"/>
    <w:rsid w:val="24EB7034"/>
    <w:rsid w:val="24F25A11"/>
    <w:rsid w:val="24FE57BE"/>
    <w:rsid w:val="2519FD02"/>
    <w:rsid w:val="252200E3"/>
    <w:rsid w:val="252B6683"/>
    <w:rsid w:val="25302292"/>
    <w:rsid w:val="25361420"/>
    <w:rsid w:val="253708CB"/>
    <w:rsid w:val="25392B3E"/>
    <w:rsid w:val="25459AF0"/>
    <w:rsid w:val="256FC60F"/>
    <w:rsid w:val="257E4261"/>
    <w:rsid w:val="25889A68"/>
    <w:rsid w:val="25A07A04"/>
    <w:rsid w:val="25BE5B33"/>
    <w:rsid w:val="25D4FD01"/>
    <w:rsid w:val="25EC09BE"/>
    <w:rsid w:val="26038DF3"/>
    <w:rsid w:val="262D3113"/>
    <w:rsid w:val="2637CEC2"/>
    <w:rsid w:val="264A2355"/>
    <w:rsid w:val="2661DAE3"/>
    <w:rsid w:val="267E9740"/>
    <w:rsid w:val="26808ECB"/>
    <w:rsid w:val="26B0384B"/>
    <w:rsid w:val="26D1C3AF"/>
    <w:rsid w:val="26DAE95E"/>
    <w:rsid w:val="26E70161"/>
    <w:rsid w:val="26EDA74B"/>
    <w:rsid w:val="2709BC5E"/>
    <w:rsid w:val="270CED24"/>
    <w:rsid w:val="2715CD14"/>
    <w:rsid w:val="27172D79"/>
    <w:rsid w:val="271CC999"/>
    <w:rsid w:val="27290123"/>
    <w:rsid w:val="2736CDA5"/>
    <w:rsid w:val="273C1E48"/>
    <w:rsid w:val="273C67F9"/>
    <w:rsid w:val="27428C89"/>
    <w:rsid w:val="2742C7AA"/>
    <w:rsid w:val="274CC6A4"/>
    <w:rsid w:val="275E7F3C"/>
    <w:rsid w:val="2764D821"/>
    <w:rsid w:val="27675B47"/>
    <w:rsid w:val="277AE67A"/>
    <w:rsid w:val="277C73D8"/>
    <w:rsid w:val="27802AB5"/>
    <w:rsid w:val="278D6E24"/>
    <w:rsid w:val="278F6C88"/>
    <w:rsid w:val="2790365C"/>
    <w:rsid w:val="279B91AD"/>
    <w:rsid w:val="27AE1E29"/>
    <w:rsid w:val="27B08CEE"/>
    <w:rsid w:val="27B54E4A"/>
    <w:rsid w:val="27CC604F"/>
    <w:rsid w:val="27D5695C"/>
    <w:rsid w:val="27EC4473"/>
    <w:rsid w:val="27F24799"/>
    <w:rsid w:val="28004FFF"/>
    <w:rsid w:val="280C7AA9"/>
    <w:rsid w:val="281F43CF"/>
    <w:rsid w:val="2827029D"/>
    <w:rsid w:val="282BAE88"/>
    <w:rsid w:val="282F63E9"/>
    <w:rsid w:val="2852B021"/>
    <w:rsid w:val="286421DC"/>
    <w:rsid w:val="28676DC9"/>
    <w:rsid w:val="286A9D80"/>
    <w:rsid w:val="286B802D"/>
    <w:rsid w:val="286F9AEE"/>
    <w:rsid w:val="2873B1E8"/>
    <w:rsid w:val="288999A8"/>
    <w:rsid w:val="288B92AF"/>
    <w:rsid w:val="28929A14"/>
    <w:rsid w:val="28A75D02"/>
    <w:rsid w:val="28A80445"/>
    <w:rsid w:val="28C341E2"/>
    <w:rsid w:val="28DCAFCE"/>
    <w:rsid w:val="28FBD1ED"/>
    <w:rsid w:val="291D5E9D"/>
    <w:rsid w:val="292391E1"/>
    <w:rsid w:val="29440BDB"/>
    <w:rsid w:val="29479E9A"/>
    <w:rsid w:val="2961F61C"/>
    <w:rsid w:val="2961F8F9"/>
    <w:rsid w:val="296A5801"/>
    <w:rsid w:val="297D599F"/>
    <w:rsid w:val="2987A4EB"/>
    <w:rsid w:val="2989F350"/>
    <w:rsid w:val="29BB0526"/>
    <w:rsid w:val="29C0946C"/>
    <w:rsid w:val="29C695F7"/>
    <w:rsid w:val="29C81083"/>
    <w:rsid w:val="29CD7958"/>
    <w:rsid w:val="29DE9082"/>
    <w:rsid w:val="29E819BD"/>
    <w:rsid w:val="29FCF61F"/>
    <w:rsid w:val="2A0149FC"/>
    <w:rsid w:val="2A20EA43"/>
    <w:rsid w:val="2A290AE5"/>
    <w:rsid w:val="2A2AECE1"/>
    <w:rsid w:val="2A2D9715"/>
    <w:rsid w:val="2A39B147"/>
    <w:rsid w:val="2A3AEACB"/>
    <w:rsid w:val="2A49FABF"/>
    <w:rsid w:val="2A5402D2"/>
    <w:rsid w:val="2A5E614C"/>
    <w:rsid w:val="2A639F9A"/>
    <w:rsid w:val="2A693305"/>
    <w:rsid w:val="2A719D2D"/>
    <w:rsid w:val="2A755946"/>
    <w:rsid w:val="2A80861C"/>
    <w:rsid w:val="2A8E13E8"/>
    <w:rsid w:val="2A9568B3"/>
    <w:rsid w:val="2AA714A1"/>
    <w:rsid w:val="2ACA04C5"/>
    <w:rsid w:val="2AE5C4C5"/>
    <w:rsid w:val="2AECFB49"/>
    <w:rsid w:val="2AF7FBEA"/>
    <w:rsid w:val="2AFA557C"/>
    <w:rsid w:val="2B23AE95"/>
    <w:rsid w:val="2B256051"/>
    <w:rsid w:val="2B3AA6D0"/>
    <w:rsid w:val="2B3D216D"/>
    <w:rsid w:val="2B4A5A10"/>
    <w:rsid w:val="2B4A851A"/>
    <w:rsid w:val="2B5070C0"/>
    <w:rsid w:val="2B58E5F6"/>
    <w:rsid w:val="2B59DDA5"/>
    <w:rsid w:val="2BADA126"/>
    <w:rsid w:val="2BB05D30"/>
    <w:rsid w:val="2BC12233"/>
    <w:rsid w:val="2BC199B1"/>
    <w:rsid w:val="2BC2BCFD"/>
    <w:rsid w:val="2BCF54F9"/>
    <w:rsid w:val="2BD989E5"/>
    <w:rsid w:val="2C0BD326"/>
    <w:rsid w:val="2C166216"/>
    <w:rsid w:val="2C16C5BE"/>
    <w:rsid w:val="2C1CD8CC"/>
    <w:rsid w:val="2C26174B"/>
    <w:rsid w:val="2C2C0188"/>
    <w:rsid w:val="2C3AFAB8"/>
    <w:rsid w:val="2C4DF8B6"/>
    <w:rsid w:val="2C72ECCA"/>
    <w:rsid w:val="2C8F4B49"/>
    <w:rsid w:val="2C97D077"/>
    <w:rsid w:val="2C982E39"/>
    <w:rsid w:val="2CA02151"/>
    <w:rsid w:val="2CA9BF2B"/>
    <w:rsid w:val="2CAE2DC9"/>
    <w:rsid w:val="2CD12297"/>
    <w:rsid w:val="2CD4E447"/>
    <w:rsid w:val="2CD8E461"/>
    <w:rsid w:val="2CDED8B5"/>
    <w:rsid w:val="2CEF9925"/>
    <w:rsid w:val="2CF124F0"/>
    <w:rsid w:val="2D0F43AD"/>
    <w:rsid w:val="2D14102D"/>
    <w:rsid w:val="2D155088"/>
    <w:rsid w:val="2D1B37CB"/>
    <w:rsid w:val="2D3403ED"/>
    <w:rsid w:val="2D5A5121"/>
    <w:rsid w:val="2D5F17CB"/>
    <w:rsid w:val="2D69273C"/>
    <w:rsid w:val="2D6F865B"/>
    <w:rsid w:val="2D7B301D"/>
    <w:rsid w:val="2D817B87"/>
    <w:rsid w:val="2D869F74"/>
    <w:rsid w:val="2D8D312E"/>
    <w:rsid w:val="2D94A824"/>
    <w:rsid w:val="2D952874"/>
    <w:rsid w:val="2D979EB0"/>
    <w:rsid w:val="2D9A7780"/>
    <w:rsid w:val="2D9F8DC2"/>
    <w:rsid w:val="2DA0B615"/>
    <w:rsid w:val="2DC1DCE0"/>
    <w:rsid w:val="2DD5C14B"/>
    <w:rsid w:val="2DF6DF53"/>
    <w:rsid w:val="2DFF8C82"/>
    <w:rsid w:val="2E635230"/>
    <w:rsid w:val="2E654A02"/>
    <w:rsid w:val="2E77FDC6"/>
    <w:rsid w:val="2E7C837D"/>
    <w:rsid w:val="2E88022D"/>
    <w:rsid w:val="2E9555F6"/>
    <w:rsid w:val="2E98C26A"/>
    <w:rsid w:val="2EA26D3C"/>
    <w:rsid w:val="2EACFD4A"/>
    <w:rsid w:val="2EB9A5FC"/>
    <w:rsid w:val="2ECE4401"/>
    <w:rsid w:val="2ED74F0B"/>
    <w:rsid w:val="2EDFDA1A"/>
    <w:rsid w:val="2EE10C38"/>
    <w:rsid w:val="2EFF19D1"/>
    <w:rsid w:val="2F10DAC1"/>
    <w:rsid w:val="2F142B94"/>
    <w:rsid w:val="2F16546B"/>
    <w:rsid w:val="2F2ABD30"/>
    <w:rsid w:val="2F2F1410"/>
    <w:rsid w:val="2F419446"/>
    <w:rsid w:val="2F5216C6"/>
    <w:rsid w:val="2F54BE3A"/>
    <w:rsid w:val="2F57866E"/>
    <w:rsid w:val="2F600A96"/>
    <w:rsid w:val="2F85A4EE"/>
    <w:rsid w:val="2F9E5B70"/>
    <w:rsid w:val="2FB6F677"/>
    <w:rsid w:val="2FE97B53"/>
    <w:rsid w:val="300FAAAB"/>
    <w:rsid w:val="303D574B"/>
    <w:rsid w:val="307A8E81"/>
    <w:rsid w:val="308BD206"/>
    <w:rsid w:val="30A8CAA9"/>
    <w:rsid w:val="30DB3A99"/>
    <w:rsid w:val="30DC31A6"/>
    <w:rsid w:val="310514D8"/>
    <w:rsid w:val="3114F2C7"/>
    <w:rsid w:val="311C6276"/>
    <w:rsid w:val="3149CD8A"/>
    <w:rsid w:val="314FFB6B"/>
    <w:rsid w:val="315E4CDE"/>
    <w:rsid w:val="31774BBC"/>
    <w:rsid w:val="317CE028"/>
    <w:rsid w:val="318A1F8F"/>
    <w:rsid w:val="31B1DB84"/>
    <w:rsid w:val="31BD8304"/>
    <w:rsid w:val="31D45CB6"/>
    <w:rsid w:val="31DCF2B3"/>
    <w:rsid w:val="31E66533"/>
    <w:rsid w:val="31EB2CE7"/>
    <w:rsid w:val="3221C819"/>
    <w:rsid w:val="322AD296"/>
    <w:rsid w:val="32368ECF"/>
    <w:rsid w:val="323EFBC5"/>
    <w:rsid w:val="32555CE5"/>
    <w:rsid w:val="325A4C4F"/>
    <w:rsid w:val="326D9535"/>
    <w:rsid w:val="32778003"/>
    <w:rsid w:val="327853F8"/>
    <w:rsid w:val="328CB97C"/>
    <w:rsid w:val="32BE74A9"/>
    <w:rsid w:val="32C14A15"/>
    <w:rsid w:val="32C19190"/>
    <w:rsid w:val="32C30518"/>
    <w:rsid w:val="32C9D66D"/>
    <w:rsid w:val="330AD0C5"/>
    <w:rsid w:val="332D2610"/>
    <w:rsid w:val="337ADC68"/>
    <w:rsid w:val="337ADE96"/>
    <w:rsid w:val="33816493"/>
    <w:rsid w:val="339CB5A1"/>
    <w:rsid w:val="33C62CD9"/>
    <w:rsid w:val="33DA4B66"/>
    <w:rsid w:val="33F99253"/>
    <w:rsid w:val="3427554B"/>
    <w:rsid w:val="34314689"/>
    <w:rsid w:val="34753D6B"/>
    <w:rsid w:val="34926416"/>
    <w:rsid w:val="349A735F"/>
    <w:rsid w:val="349CD27C"/>
    <w:rsid w:val="34A50F17"/>
    <w:rsid w:val="34DCC406"/>
    <w:rsid w:val="350B1FA3"/>
    <w:rsid w:val="350B2AF7"/>
    <w:rsid w:val="35187C58"/>
    <w:rsid w:val="352DE198"/>
    <w:rsid w:val="35301BE7"/>
    <w:rsid w:val="3563E182"/>
    <w:rsid w:val="356AD86D"/>
    <w:rsid w:val="3577F8BC"/>
    <w:rsid w:val="357C5865"/>
    <w:rsid w:val="35879C36"/>
    <w:rsid w:val="3588D3A3"/>
    <w:rsid w:val="3597B5AE"/>
    <w:rsid w:val="359B80F2"/>
    <w:rsid w:val="35C6A21E"/>
    <w:rsid w:val="35EEA303"/>
    <w:rsid w:val="35EF2B9B"/>
    <w:rsid w:val="35FB7647"/>
    <w:rsid w:val="3603216C"/>
    <w:rsid w:val="3613B157"/>
    <w:rsid w:val="361B9B1D"/>
    <w:rsid w:val="362AB762"/>
    <w:rsid w:val="3635D90C"/>
    <w:rsid w:val="363BFEA4"/>
    <w:rsid w:val="364AD2A2"/>
    <w:rsid w:val="365FE1D5"/>
    <w:rsid w:val="36628053"/>
    <w:rsid w:val="366DCC71"/>
    <w:rsid w:val="3681B9A3"/>
    <w:rsid w:val="36844189"/>
    <w:rsid w:val="36ABE994"/>
    <w:rsid w:val="36AC0B5A"/>
    <w:rsid w:val="36BD3542"/>
    <w:rsid w:val="36DD0E6E"/>
    <w:rsid w:val="36E35693"/>
    <w:rsid w:val="36F4C44B"/>
    <w:rsid w:val="36FB0F2A"/>
    <w:rsid w:val="370128FF"/>
    <w:rsid w:val="3702E584"/>
    <w:rsid w:val="3710B071"/>
    <w:rsid w:val="37122439"/>
    <w:rsid w:val="371C63A1"/>
    <w:rsid w:val="373A5B3B"/>
    <w:rsid w:val="373C32D6"/>
    <w:rsid w:val="374C8A17"/>
    <w:rsid w:val="374D502F"/>
    <w:rsid w:val="375A933D"/>
    <w:rsid w:val="375F0CD7"/>
    <w:rsid w:val="37A99ECC"/>
    <w:rsid w:val="37A9F8B9"/>
    <w:rsid w:val="37B3CF41"/>
    <w:rsid w:val="37B7A05B"/>
    <w:rsid w:val="37CD3723"/>
    <w:rsid w:val="37CD630A"/>
    <w:rsid w:val="380C4B3D"/>
    <w:rsid w:val="38171626"/>
    <w:rsid w:val="381EF91F"/>
    <w:rsid w:val="3820CCB8"/>
    <w:rsid w:val="38219CBE"/>
    <w:rsid w:val="38286288"/>
    <w:rsid w:val="38324D92"/>
    <w:rsid w:val="383B0CAB"/>
    <w:rsid w:val="3862B27C"/>
    <w:rsid w:val="388B924A"/>
    <w:rsid w:val="388D47EB"/>
    <w:rsid w:val="38A7F330"/>
    <w:rsid w:val="38AD3E54"/>
    <w:rsid w:val="38D6CDDF"/>
    <w:rsid w:val="38E3D756"/>
    <w:rsid w:val="3911A8F9"/>
    <w:rsid w:val="393114A2"/>
    <w:rsid w:val="39365985"/>
    <w:rsid w:val="3957A03A"/>
    <w:rsid w:val="395C164A"/>
    <w:rsid w:val="397A37E1"/>
    <w:rsid w:val="3992AAC5"/>
    <w:rsid w:val="399F7E52"/>
    <w:rsid w:val="39A4AA4D"/>
    <w:rsid w:val="39D303C2"/>
    <w:rsid w:val="39E457E2"/>
    <w:rsid w:val="3A0B9742"/>
    <w:rsid w:val="3A1F9A71"/>
    <w:rsid w:val="3A207F7C"/>
    <w:rsid w:val="3A21C2B4"/>
    <w:rsid w:val="3A3B441E"/>
    <w:rsid w:val="3A45C7F3"/>
    <w:rsid w:val="3A49CDC1"/>
    <w:rsid w:val="3A5691E7"/>
    <w:rsid w:val="3A7BA6C9"/>
    <w:rsid w:val="3A87D825"/>
    <w:rsid w:val="3AE5A2DD"/>
    <w:rsid w:val="3AE5D070"/>
    <w:rsid w:val="3B09C5EE"/>
    <w:rsid w:val="3B2632C9"/>
    <w:rsid w:val="3B2A7C0D"/>
    <w:rsid w:val="3B35B07C"/>
    <w:rsid w:val="3B5346ED"/>
    <w:rsid w:val="3B6F2A20"/>
    <w:rsid w:val="3B7186D7"/>
    <w:rsid w:val="3B76D049"/>
    <w:rsid w:val="3B81D7A5"/>
    <w:rsid w:val="3BA357D2"/>
    <w:rsid w:val="3BA831CC"/>
    <w:rsid w:val="3BA9AB53"/>
    <w:rsid w:val="3BBBEA2D"/>
    <w:rsid w:val="3BBEA9DB"/>
    <w:rsid w:val="3BE113EE"/>
    <w:rsid w:val="3C023CC6"/>
    <w:rsid w:val="3C062829"/>
    <w:rsid w:val="3C100BE0"/>
    <w:rsid w:val="3C109DB0"/>
    <w:rsid w:val="3C23D268"/>
    <w:rsid w:val="3C2CA0A4"/>
    <w:rsid w:val="3C2DBDC7"/>
    <w:rsid w:val="3C3347B4"/>
    <w:rsid w:val="3C374447"/>
    <w:rsid w:val="3C3D9C2F"/>
    <w:rsid w:val="3C40E0DF"/>
    <w:rsid w:val="3C46CD33"/>
    <w:rsid w:val="3C6A917D"/>
    <w:rsid w:val="3C75D230"/>
    <w:rsid w:val="3C868C1F"/>
    <w:rsid w:val="3C890179"/>
    <w:rsid w:val="3C99BFB5"/>
    <w:rsid w:val="3C9E4488"/>
    <w:rsid w:val="3CA49072"/>
    <w:rsid w:val="3CAA58AB"/>
    <w:rsid w:val="3CAC8DDB"/>
    <w:rsid w:val="3CB635C9"/>
    <w:rsid w:val="3CCA188D"/>
    <w:rsid w:val="3CD48438"/>
    <w:rsid w:val="3CD5C89A"/>
    <w:rsid w:val="3CED1B8C"/>
    <w:rsid w:val="3CF65EB9"/>
    <w:rsid w:val="3D056350"/>
    <w:rsid w:val="3D0C7A73"/>
    <w:rsid w:val="3D146E03"/>
    <w:rsid w:val="3D16479F"/>
    <w:rsid w:val="3D1D969A"/>
    <w:rsid w:val="3D1ED2EF"/>
    <w:rsid w:val="3D23F0BB"/>
    <w:rsid w:val="3D404499"/>
    <w:rsid w:val="3D414620"/>
    <w:rsid w:val="3D44EA6C"/>
    <w:rsid w:val="3D5A6410"/>
    <w:rsid w:val="3D74CB2C"/>
    <w:rsid w:val="3D79B5BE"/>
    <w:rsid w:val="3D7D2D2C"/>
    <w:rsid w:val="3DA13C89"/>
    <w:rsid w:val="3DA84FBA"/>
    <w:rsid w:val="3DB2F0A5"/>
    <w:rsid w:val="3DB67351"/>
    <w:rsid w:val="3DB962DB"/>
    <w:rsid w:val="3DBA5E99"/>
    <w:rsid w:val="3DDAD937"/>
    <w:rsid w:val="3DE28849"/>
    <w:rsid w:val="3DECBD63"/>
    <w:rsid w:val="3DF106D9"/>
    <w:rsid w:val="3DF61599"/>
    <w:rsid w:val="3E238C7C"/>
    <w:rsid w:val="3E3DB362"/>
    <w:rsid w:val="3E4430F1"/>
    <w:rsid w:val="3E569315"/>
    <w:rsid w:val="3E80AC8C"/>
    <w:rsid w:val="3EA0C25F"/>
    <w:rsid w:val="3EA7F3EC"/>
    <w:rsid w:val="3EBEF58C"/>
    <w:rsid w:val="3EBF0FF5"/>
    <w:rsid w:val="3EDA462A"/>
    <w:rsid w:val="3EF3E4F3"/>
    <w:rsid w:val="3F0011DC"/>
    <w:rsid w:val="3F0674DD"/>
    <w:rsid w:val="3F24CDB9"/>
    <w:rsid w:val="3F28E9CE"/>
    <w:rsid w:val="3F33A146"/>
    <w:rsid w:val="3F3923E1"/>
    <w:rsid w:val="3F40AA0C"/>
    <w:rsid w:val="3F64A120"/>
    <w:rsid w:val="3F6C3BC9"/>
    <w:rsid w:val="3F77F2DA"/>
    <w:rsid w:val="3F98B7D6"/>
    <w:rsid w:val="3FBA078B"/>
    <w:rsid w:val="3FCC1C9E"/>
    <w:rsid w:val="3FE35386"/>
    <w:rsid w:val="3FFFD978"/>
    <w:rsid w:val="4011A61A"/>
    <w:rsid w:val="4012B489"/>
    <w:rsid w:val="4020A9AC"/>
    <w:rsid w:val="402B7653"/>
    <w:rsid w:val="4032818C"/>
    <w:rsid w:val="4033176A"/>
    <w:rsid w:val="4042B9CA"/>
    <w:rsid w:val="4051F0B3"/>
    <w:rsid w:val="405D56E7"/>
    <w:rsid w:val="4072E061"/>
    <w:rsid w:val="407F2DD8"/>
    <w:rsid w:val="40920313"/>
    <w:rsid w:val="40AD9FC6"/>
    <w:rsid w:val="40B32EE5"/>
    <w:rsid w:val="40B58C74"/>
    <w:rsid w:val="40BF4089"/>
    <w:rsid w:val="40C6CAC4"/>
    <w:rsid w:val="40E0BA3C"/>
    <w:rsid w:val="40E0DFCD"/>
    <w:rsid w:val="40E8E5B2"/>
    <w:rsid w:val="40F6D6F2"/>
    <w:rsid w:val="41090DEE"/>
    <w:rsid w:val="4117F877"/>
    <w:rsid w:val="412B2018"/>
    <w:rsid w:val="412F3939"/>
    <w:rsid w:val="412FDF56"/>
    <w:rsid w:val="413C223F"/>
    <w:rsid w:val="4142C730"/>
    <w:rsid w:val="4155EF31"/>
    <w:rsid w:val="41613189"/>
    <w:rsid w:val="41681033"/>
    <w:rsid w:val="416C3A0A"/>
    <w:rsid w:val="416CDC8A"/>
    <w:rsid w:val="4174DB56"/>
    <w:rsid w:val="41ADEFCA"/>
    <w:rsid w:val="41B40FA7"/>
    <w:rsid w:val="41B60CD9"/>
    <w:rsid w:val="41BC7557"/>
    <w:rsid w:val="41C95F4D"/>
    <w:rsid w:val="41DD3C67"/>
    <w:rsid w:val="41E0BD72"/>
    <w:rsid w:val="41F162D2"/>
    <w:rsid w:val="41F5B5B5"/>
    <w:rsid w:val="41F5D7E5"/>
    <w:rsid w:val="420198A1"/>
    <w:rsid w:val="4202F547"/>
    <w:rsid w:val="420791DF"/>
    <w:rsid w:val="4214776D"/>
    <w:rsid w:val="422337A1"/>
    <w:rsid w:val="422CAB9E"/>
    <w:rsid w:val="4232D715"/>
    <w:rsid w:val="423E7BF8"/>
    <w:rsid w:val="4243FDC1"/>
    <w:rsid w:val="4247062C"/>
    <w:rsid w:val="4254DC6D"/>
    <w:rsid w:val="425CAC5B"/>
    <w:rsid w:val="426058B9"/>
    <w:rsid w:val="4263EFA9"/>
    <w:rsid w:val="42710AE7"/>
    <w:rsid w:val="427401E1"/>
    <w:rsid w:val="4276CE1C"/>
    <w:rsid w:val="42C3723A"/>
    <w:rsid w:val="42F8EA98"/>
    <w:rsid w:val="4316F1CE"/>
    <w:rsid w:val="4319639D"/>
    <w:rsid w:val="432A1550"/>
    <w:rsid w:val="433032BB"/>
    <w:rsid w:val="4334E0C2"/>
    <w:rsid w:val="433516A2"/>
    <w:rsid w:val="4395A56F"/>
    <w:rsid w:val="43E447BC"/>
    <w:rsid w:val="43E56C47"/>
    <w:rsid w:val="43FFA710"/>
    <w:rsid w:val="4417D9B3"/>
    <w:rsid w:val="442C02DA"/>
    <w:rsid w:val="442CA1A5"/>
    <w:rsid w:val="444136C4"/>
    <w:rsid w:val="444B914D"/>
    <w:rsid w:val="445BC02C"/>
    <w:rsid w:val="445D297F"/>
    <w:rsid w:val="4461C0DA"/>
    <w:rsid w:val="446A3089"/>
    <w:rsid w:val="446AF5D6"/>
    <w:rsid w:val="448524C2"/>
    <w:rsid w:val="4487CF44"/>
    <w:rsid w:val="4488835A"/>
    <w:rsid w:val="44993B6C"/>
    <w:rsid w:val="44AE933B"/>
    <w:rsid w:val="44B9E6F5"/>
    <w:rsid w:val="44CCE0B0"/>
    <w:rsid w:val="453A5D1B"/>
    <w:rsid w:val="4562736B"/>
    <w:rsid w:val="45854432"/>
    <w:rsid w:val="45A96663"/>
    <w:rsid w:val="45E40DE3"/>
    <w:rsid w:val="45E994F3"/>
    <w:rsid w:val="45F6CAA0"/>
    <w:rsid w:val="462F7376"/>
    <w:rsid w:val="46350F8B"/>
    <w:rsid w:val="4639AF54"/>
    <w:rsid w:val="46543C2A"/>
    <w:rsid w:val="46635AB9"/>
    <w:rsid w:val="466EACA3"/>
    <w:rsid w:val="466EDA6D"/>
    <w:rsid w:val="467F35A0"/>
    <w:rsid w:val="46827F42"/>
    <w:rsid w:val="468458B3"/>
    <w:rsid w:val="469438F8"/>
    <w:rsid w:val="469DA264"/>
    <w:rsid w:val="46A4B6AD"/>
    <w:rsid w:val="46E977B5"/>
    <w:rsid w:val="47034CB5"/>
    <w:rsid w:val="470D8769"/>
    <w:rsid w:val="4717E7DA"/>
    <w:rsid w:val="4721E038"/>
    <w:rsid w:val="472AB2B3"/>
    <w:rsid w:val="47374E28"/>
    <w:rsid w:val="47385C1C"/>
    <w:rsid w:val="473E4F25"/>
    <w:rsid w:val="4747D92F"/>
    <w:rsid w:val="474BD4E2"/>
    <w:rsid w:val="475E33C1"/>
    <w:rsid w:val="47656E07"/>
    <w:rsid w:val="4787833F"/>
    <w:rsid w:val="4798D8FB"/>
    <w:rsid w:val="479B0E6C"/>
    <w:rsid w:val="47A24069"/>
    <w:rsid w:val="47A5BF1C"/>
    <w:rsid w:val="47AE0BFA"/>
    <w:rsid w:val="47BE1366"/>
    <w:rsid w:val="47DAB867"/>
    <w:rsid w:val="47DD09E3"/>
    <w:rsid w:val="47E074A4"/>
    <w:rsid w:val="4802A9AD"/>
    <w:rsid w:val="48112EDA"/>
    <w:rsid w:val="48251CE4"/>
    <w:rsid w:val="482735A9"/>
    <w:rsid w:val="483E1C97"/>
    <w:rsid w:val="48648C8F"/>
    <w:rsid w:val="4865B659"/>
    <w:rsid w:val="48671834"/>
    <w:rsid w:val="486D098E"/>
    <w:rsid w:val="48705218"/>
    <w:rsid w:val="4871FDF4"/>
    <w:rsid w:val="4888EB7B"/>
    <w:rsid w:val="4899B675"/>
    <w:rsid w:val="48A53B7E"/>
    <w:rsid w:val="48A57789"/>
    <w:rsid w:val="48BFD977"/>
    <w:rsid w:val="48C9319B"/>
    <w:rsid w:val="48D78AEC"/>
    <w:rsid w:val="48E1B63B"/>
    <w:rsid w:val="48E3EFCD"/>
    <w:rsid w:val="48E5E6CF"/>
    <w:rsid w:val="48EB0561"/>
    <w:rsid w:val="4912E278"/>
    <w:rsid w:val="49203507"/>
    <w:rsid w:val="4928F940"/>
    <w:rsid w:val="495C519B"/>
    <w:rsid w:val="497891AC"/>
    <w:rsid w:val="497B185C"/>
    <w:rsid w:val="498B66B4"/>
    <w:rsid w:val="499020E4"/>
    <w:rsid w:val="49A05730"/>
    <w:rsid w:val="49A51774"/>
    <w:rsid w:val="49C325AB"/>
    <w:rsid w:val="49D63562"/>
    <w:rsid w:val="49DA5DBF"/>
    <w:rsid w:val="49E56EAE"/>
    <w:rsid w:val="49E9DBCB"/>
    <w:rsid w:val="4A0B3DD7"/>
    <w:rsid w:val="4A162CAF"/>
    <w:rsid w:val="4A17BB00"/>
    <w:rsid w:val="4A18DD76"/>
    <w:rsid w:val="4A3AE48D"/>
    <w:rsid w:val="4A5664F4"/>
    <w:rsid w:val="4A62CB73"/>
    <w:rsid w:val="4A80336E"/>
    <w:rsid w:val="4A82FCCD"/>
    <w:rsid w:val="4A851029"/>
    <w:rsid w:val="4A9069C8"/>
    <w:rsid w:val="4A964E0F"/>
    <w:rsid w:val="4A9DC9B4"/>
    <w:rsid w:val="4AAE1BFE"/>
    <w:rsid w:val="4AB1BF40"/>
    <w:rsid w:val="4AC86A67"/>
    <w:rsid w:val="4AD661BB"/>
    <w:rsid w:val="4AE46F17"/>
    <w:rsid w:val="4B020FEB"/>
    <w:rsid w:val="4B088CBB"/>
    <w:rsid w:val="4B1704B2"/>
    <w:rsid w:val="4B38CA7C"/>
    <w:rsid w:val="4B402E1B"/>
    <w:rsid w:val="4B5A0FE5"/>
    <w:rsid w:val="4B603ABA"/>
    <w:rsid w:val="4B81616D"/>
    <w:rsid w:val="4BA07687"/>
    <w:rsid w:val="4BA5B01B"/>
    <w:rsid w:val="4BB9F55F"/>
    <w:rsid w:val="4BD3DBA9"/>
    <w:rsid w:val="4BD9FFDF"/>
    <w:rsid w:val="4BF9720B"/>
    <w:rsid w:val="4BFEC4E2"/>
    <w:rsid w:val="4C1124BA"/>
    <w:rsid w:val="4C1A56A0"/>
    <w:rsid w:val="4C1AC637"/>
    <w:rsid w:val="4C267B8B"/>
    <w:rsid w:val="4C315218"/>
    <w:rsid w:val="4C58116B"/>
    <w:rsid w:val="4C7E4EEE"/>
    <w:rsid w:val="4C80D92A"/>
    <w:rsid w:val="4C8FD699"/>
    <w:rsid w:val="4C94C565"/>
    <w:rsid w:val="4C99EFB9"/>
    <w:rsid w:val="4C9ACBBA"/>
    <w:rsid w:val="4C9B1E99"/>
    <w:rsid w:val="4C9CB22B"/>
    <w:rsid w:val="4CA016B2"/>
    <w:rsid w:val="4CD1E01B"/>
    <w:rsid w:val="4CD29ADC"/>
    <w:rsid w:val="4CEE1D80"/>
    <w:rsid w:val="4CF2A6AB"/>
    <w:rsid w:val="4CF2EBEF"/>
    <w:rsid w:val="4CF42000"/>
    <w:rsid w:val="4CF455DC"/>
    <w:rsid w:val="4D006117"/>
    <w:rsid w:val="4D06D51E"/>
    <w:rsid w:val="4D0DE1D3"/>
    <w:rsid w:val="4D10CA20"/>
    <w:rsid w:val="4D2DE6CA"/>
    <w:rsid w:val="4D38EA47"/>
    <w:rsid w:val="4D3D5A1E"/>
    <w:rsid w:val="4D5289F8"/>
    <w:rsid w:val="4D55CCC3"/>
    <w:rsid w:val="4D56CD29"/>
    <w:rsid w:val="4D64B32C"/>
    <w:rsid w:val="4D6877DC"/>
    <w:rsid w:val="4D83CB08"/>
    <w:rsid w:val="4D884258"/>
    <w:rsid w:val="4D9C5DD0"/>
    <w:rsid w:val="4DC75B5F"/>
    <w:rsid w:val="4DCFE01C"/>
    <w:rsid w:val="4DE9AD4D"/>
    <w:rsid w:val="4DF1D302"/>
    <w:rsid w:val="4DF78F86"/>
    <w:rsid w:val="4DFD816B"/>
    <w:rsid w:val="4E3487DB"/>
    <w:rsid w:val="4E36EF4E"/>
    <w:rsid w:val="4E376044"/>
    <w:rsid w:val="4E38AD98"/>
    <w:rsid w:val="4E3BAF21"/>
    <w:rsid w:val="4E4E9A52"/>
    <w:rsid w:val="4E563641"/>
    <w:rsid w:val="4E5A12B6"/>
    <w:rsid w:val="4E5AEB91"/>
    <w:rsid w:val="4E64459F"/>
    <w:rsid w:val="4E69EE45"/>
    <w:rsid w:val="4E81B530"/>
    <w:rsid w:val="4E883558"/>
    <w:rsid w:val="4E969351"/>
    <w:rsid w:val="4E9B96D2"/>
    <w:rsid w:val="4EA433C4"/>
    <w:rsid w:val="4EC0A053"/>
    <w:rsid w:val="4EC2D206"/>
    <w:rsid w:val="4ECCED12"/>
    <w:rsid w:val="4EE0A9C6"/>
    <w:rsid w:val="4EFDCEB0"/>
    <w:rsid w:val="4F11A82B"/>
    <w:rsid w:val="4F2C027B"/>
    <w:rsid w:val="4F2CBB34"/>
    <w:rsid w:val="4F402F17"/>
    <w:rsid w:val="4F59CC0C"/>
    <w:rsid w:val="4F6A8254"/>
    <w:rsid w:val="4F840B49"/>
    <w:rsid w:val="4F9E6A99"/>
    <w:rsid w:val="4FAA4702"/>
    <w:rsid w:val="4FAB09D4"/>
    <w:rsid w:val="4FB48752"/>
    <w:rsid w:val="4FE719AD"/>
    <w:rsid w:val="50173D38"/>
    <w:rsid w:val="5019A97B"/>
    <w:rsid w:val="50230C37"/>
    <w:rsid w:val="50683B15"/>
    <w:rsid w:val="5077E806"/>
    <w:rsid w:val="508E4245"/>
    <w:rsid w:val="5092B31D"/>
    <w:rsid w:val="50A603AE"/>
    <w:rsid w:val="50B45E69"/>
    <w:rsid w:val="50B8FB97"/>
    <w:rsid w:val="50CEC3F7"/>
    <w:rsid w:val="50CF8044"/>
    <w:rsid w:val="50D55EAF"/>
    <w:rsid w:val="50E61B09"/>
    <w:rsid w:val="50F5CAD5"/>
    <w:rsid w:val="50F8E696"/>
    <w:rsid w:val="50FE50F0"/>
    <w:rsid w:val="50FE5514"/>
    <w:rsid w:val="5100499E"/>
    <w:rsid w:val="510B6253"/>
    <w:rsid w:val="51127172"/>
    <w:rsid w:val="5124BD44"/>
    <w:rsid w:val="51295878"/>
    <w:rsid w:val="512F59AC"/>
    <w:rsid w:val="5132E201"/>
    <w:rsid w:val="513D4A25"/>
    <w:rsid w:val="51467E63"/>
    <w:rsid w:val="514D6369"/>
    <w:rsid w:val="5151E2AE"/>
    <w:rsid w:val="515C5F65"/>
    <w:rsid w:val="515DDB15"/>
    <w:rsid w:val="51758EFF"/>
    <w:rsid w:val="51A0E393"/>
    <w:rsid w:val="51A1A094"/>
    <w:rsid w:val="51AAFBFD"/>
    <w:rsid w:val="51BC91E4"/>
    <w:rsid w:val="51BCE311"/>
    <w:rsid w:val="51DE203B"/>
    <w:rsid w:val="51FA12F4"/>
    <w:rsid w:val="5200E134"/>
    <w:rsid w:val="5212828F"/>
    <w:rsid w:val="52337B33"/>
    <w:rsid w:val="523B3C37"/>
    <w:rsid w:val="524D0805"/>
    <w:rsid w:val="5255C5C5"/>
    <w:rsid w:val="52723C52"/>
    <w:rsid w:val="528B98BD"/>
    <w:rsid w:val="5290FC88"/>
    <w:rsid w:val="52A255DF"/>
    <w:rsid w:val="52AA3E92"/>
    <w:rsid w:val="52D614DD"/>
    <w:rsid w:val="52E8FC54"/>
    <w:rsid w:val="52FC1A3B"/>
    <w:rsid w:val="530C39DC"/>
    <w:rsid w:val="530DD82E"/>
    <w:rsid w:val="531056CD"/>
    <w:rsid w:val="533341A9"/>
    <w:rsid w:val="5344E35E"/>
    <w:rsid w:val="534B0A12"/>
    <w:rsid w:val="5398E474"/>
    <w:rsid w:val="53B2806B"/>
    <w:rsid w:val="53B6F62F"/>
    <w:rsid w:val="53CC4304"/>
    <w:rsid w:val="53D04C61"/>
    <w:rsid w:val="53D89D05"/>
    <w:rsid w:val="53E201B9"/>
    <w:rsid w:val="53F671BA"/>
    <w:rsid w:val="540A71C8"/>
    <w:rsid w:val="54111A97"/>
    <w:rsid w:val="54148079"/>
    <w:rsid w:val="54169640"/>
    <w:rsid w:val="5430CC29"/>
    <w:rsid w:val="54347871"/>
    <w:rsid w:val="543DD3D0"/>
    <w:rsid w:val="5445925C"/>
    <w:rsid w:val="5450A9AA"/>
    <w:rsid w:val="5458CD2D"/>
    <w:rsid w:val="54646856"/>
    <w:rsid w:val="546C0CFF"/>
    <w:rsid w:val="547C4653"/>
    <w:rsid w:val="548A5A01"/>
    <w:rsid w:val="54A0B8DF"/>
    <w:rsid w:val="54A93DE8"/>
    <w:rsid w:val="54ABA280"/>
    <w:rsid w:val="54AD6CD8"/>
    <w:rsid w:val="54D7E7A6"/>
    <w:rsid w:val="54EE31AB"/>
    <w:rsid w:val="54FB7C5E"/>
    <w:rsid w:val="550273E9"/>
    <w:rsid w:val="551C6DD9"/>
    <w:rsid w:val="551EAFF7"/>
    <w:rsid w:val="5526BD22"/>
    <w:rsid w:val="552C174D"/>
    <w:rsid w:val="553DD4B0"/>
    <w:rsid w:val="5541B4B5"/>
    <w:rsid w:val="5563DCB7"/>
    <w:rsid w:val="55674F60"/>
    <w:rsid w:val="556FF87C"/>
    <w:rsid w:val="557D0A0F"/>
    <w:rsid w:val="557D48B4"/>
    <w:rsid w:val="5583832C"/>
    <w:rsid w:val="558C3D3B"/>
    <w:rsid w:val="559A0230"/>
    <w:rsid w:val="559D006C"/>
    <w:rsid w:val="55B8CB6D"/>
    <w:rsid w:val="55BB97A3"/>
    <w:rsid w:val="55C05144"/>
    <w:rsid w:val="55CDD98F"/>
    <w:rsid w:val="55CFF07F"/>
    <w:rsid w:val="55DA85B5"/>
    <w:rsid w:val="55DBBE1D"/>
    <w:rsid w:val="55E38A10"/>
    <w:rsid w:val="55EE4209"/>
    <w:rsid w:val="55F131F5"/>
    <w:rsid w:val="560219B2"/>
    <w:rsid w:val="56030B98"/>
    <w:rsid w:val="56031A34"/>
    <w:rsid w:val="5650E27D"/>
    <w:rsid w:val="5675205C"/>
    <w:rsid w:val="567F9A0D"/>
    <w:rsid w:val="5684E085"/>
    <w:rsid w:val="569B47D8"/>
    <w:rsid w:val="56BAEFBF"/>
    <w:rsid w:val="56BD8181"/>
    <w:rsid w:val="56C83F32"/>
    <w:rsid w:val="56D6BE54"/>
    <w:rsid w:val="57154617"/>
    <w:rsid w:val="5734E5E0"/>
    <w:rsid w:val="575FAC79"/>
    <w:rsid w:val="576CA10F"/>
    <w:rsid w:val="577657D1"/>
    <w:rsid w:val="57780B16"/>
    <w:rsid w:val="577B13E5"/>
    <w:rsid w:val="5786D445"/>
    <w:rsid w:val="579EC8C2"/>
    <w:rsid w:val="57A17915"/>
    <w:rsid w:val="57AC3459"/>
    <w:rsid w:val="57B3C10F"/>
    <w:rsid w:val="57B8A457"/>
    <w:rsid w:val="57BDC603"/>
    <w:rsid w:val="57C1C0E2"/>
    <w:rsid w:val="57C5F9E8"/>
    <w:rsid w:val="57CC4B48"/>
    <w:rsid w:val="57D90090"/>
    <w:rsid w:val="57E00B78"/>
    <w:rsid w:val="57FA30F2"/>
    <w:rsid w:val="57FA588E"/>
    <w:rsid w:val="580E0080"/>
    <w:rsid w:val="58198C26"/>
    <w:rsid w:val="581F6605"/>
    <w:rsid w:val="582363FB"/>
    <w:rsid w:val="582556F7"/>
    <w:rsid w:val="5836FBD2"/>
    <w:rsid w:val="58385952"/>
    <w:rsid w:val="583A9DFD"/>
    <w:rsid w:val="585A2A58"/>
    <w:rsid w:val="5882414B"/>
    <w:rsid w:val="58A5309E"/>
    <w:rsid w:val="58AC25BE"/>
    <w:rsid w:val="58EA213D"/>
    <w:rsid w:val="58F5314F"/>
    <w:rsid w:val="58F8DEAB"/>
    <w:rsid w:val="59061221"/>
    <w:rsid w:val="5910B75C"/>
    <w:rsid w:val="5918E191"/>
    <w:rsid w:val="592BACBF"/>
    <w:rsid w:val="597B11EC"/>
    <w:rsid w:val="597BA938"/>
    <w:rsid w:val="599E56F2"/>
    <w:rsid w:val="59A0B950"/>
    <w:rsid w:val="59A93AD3"/>
    <w:rsid w:val="59AC3946"/>
    <w:rsid w:val="59C93ED1"/>
    <w:rsid w:val="59E2AC39"/>
    <w:rsid w:val="5A1DCF43"/>
    <w:rsid w:val="5A1E68ED"/>
    <w:rsid w:val="5A22C093"/>
    <w:rsid w:val="5A2A2379"/>
    <w:rsid w:val="5A386F1F"/>
    <w:rsid w:val="5A3D18E1"/>
    <w:rsid w:val="5A428B79"/>
    <w:rsid w:val="5A443427"/>
    <w:rsid w:val="5A4AA7C5"/>
    <w:rsid w:val="5A4E655B"/>
    <w:rsid w:val="5A4F5DCB"/>
    <w:rsid w:val="5A597021"/>
    <w:rsid w:val="5A68420E"/>
    <w:rsid w:val="5A8ED7C6"/>
    <w:rsid w:val="5A9440DD"/>
    <w:rsid w:val="5A94E34A"/>
    <w:rsid w:val="5A960796"/>
    <w:rsid w:val="5A9B81DF"/>
    <w:rsid w:val="5AA007D1"/>
    <w:rsid w:val="5AA0C873"/>
    <w:rsid w:val="5AB147C9"/>
    <w:rsid w:val="5ABF093F"/>
    <w:rsid w:val="5AC088D3"/>
    <w:rsid w:val="5AC1EE2A"/>
    <w:rsid w:val="5AD0686B"/>
    <w:rsid w:val="5ADA4936"/>
    <w:rsid w:val="5AF6D91E"/>
    <w:rsid w:val="5AFB7538"/>
    <w:rsid w:val="5B00DFC8"/>
    <w:rsid w:val="5B04BFD8"/>
    <w:rsid w:val="5B075632"/>
    <w:rsid w:val="5B16026B"/>
    <w:rsid w:val="5B1CEF44"/>
    <w:rsid w:val="5B2673B1"/>
    <w:rsid w:val="5B2AD01B"/>
    <w:rsid w:val="5B393CFA"/>
    <w:rsid w:val="5B4DF11E"/>
    <w:rsid w:val="5B4F36FB"/>
    <w:rsid w:val="5B7F23B7"/>
    <w:rsid w:val="5B886C83"/>
    <w:rsid w:val="5B8A555F"/>
    <w:rsid w:val="5B8CE9D1"/>
    <w:rsid w:val="5BBB1579"/>
    <w:rsid w:val="5BBD2E5D"/>
    <w:rsid w:val="5BC5943A"/>
    <w:rsid w:val="5BC9517A"/>
    <w:rsid w:val="5BD81799"/>
    <w:rsid w:val="5BF457E6"/>
    <w:rsid w:val="5C0DA022"/>
    <w:rsid w:val="5C22C7D2"/>
    <w:rsid w:val="5C24279B"/>
    <w:rsid w:val="5C268B5B"/>
    <w:rsid w:val="5C3FD49E"/>
    <w:rsid w:val="5C4BF67C"/>
    <w:rsid w:val="5C694C9B"/>
    <w:rsid w:val="5C6D2099"/>
    <w:rsid w:val="5C7114A3"/>
    <w:rsid w:val="5C7AA656"/>
    <w:rsid w:val="5C7D3D65"/>
    <w:rsid w:val="5C7E1164"/>
    <w:rsid w:val="5C9162C5"/>
    <w:rsid w:val="5C942FBF"/>
    <w:rsid w:val="5CB01867"/>
    <w:rsid w:val="5CE4376D"/>
    <w:rsid w:val="5D02ACBE"/>
    <w:rsid w:val="5D0E7625"/>
    <w:rsid w:val="5D39DCF4"/>
    <w:rsid w:val="5D46B38B"/>
    <w:rsid w:val="5D5B0081"/>
    <w:rsid w:val="5D5BF762"/>
    <w:rsid w:val="5D7BE77B"/>
    <w:rsid w:val="5D827C25"/>
    <w:rsid w:val="5DA61508"/>
    <w:rsid w:val="5DA7B428"/>
    <w:rsid w:val="5DAD97B6"/>
    <w:rsid w:val="5DB18432"/>
    <w:rsid w:val="5DB85FD8"/>
    <w:rsid w:val="5DC580F9"/>
    <w:rsid w:val="5DE6C04A"/>
    <w:rsid w:val="5DEEE91A"/>
    <w:rsid w:val="5E028B39"/>
    <w:rsid w:val="5E172961"/>
    <w:rsid w:val="5E1AF835"/>
    <w:rsid w:val="5E1FFC62"/>
    <w:rsid w:val="5E223778"/>
    <w:rsid w:val="5E243C38"/>
    <w:rsid w:val="5E2A4097"/>
    <w:rsid w:val="5E3CEBD8"/>
    <w:rsid w:val="5E3D1196"/>
    <w:rsid w:val="5E41EB18"/>
    <w:rsid w:val="5E5CA8AE"/>
    <w:rsid w:val="5E6E1844"/>
    <w:rsid w:val="5E768ECA"/>
    <w:rsid w:val="5E7FA420"/>
    <w:rsid w:val="5EA1B189"/>
    <w:rsid w:val="5EA4A02C"/>
    <w:rsid w:val="5EB53518"/>
    <w:rsid w:val="5EB75131"/>
    <w:rsid w:val="5EB899FB"/>
    <w:rsid w:val="5EB9061A"/>
    <w:rsid w:val="5EC261D2"/>
    <w:rsid w:val="5EEB0E51"/>
    <w:rsid w:val="5EED2278"/>
    <w:rsid w:val="5EF185D5"/>
    <w:rsid w:val="5EF818BD"/>
    <w:rsid w:val="5F02A371"/>
    <w:rsid w:val="5F092934"/>
    <w:rsid w:val="5F12B67E"/>
    <w:rsid w:val="5F1A2C67"/>
    <w:rsid w:val="5F21E6D6"/>
    <w:rsid w:val="5F40499F"/>
    <w:rsid w:val="5F415B31"/>
    <w:rsid w:val="5F47CB72"/>
    <w:rsid w:val="5F528D35"/>
    <w:rsid w:val="5F589B84"/>
    <w:rsid w:val="5F78F85F"/>
    <w:rsid w:val="5FA4680D"/>
    <w:rsid w:val="5FAEB690"/>
    <w:rsid w:val="5FD43522"/>
    <w:rsid w:val="600116E3"/>
    <w:rsid w:val="60061C10"/>
    <w:rsid w:val="600C9FF2"/>
    <w:rsid w:val="60253B7C"/>
    <w:rsid w:val="603811B9"/>
    <w:rsid w:val="6040D95B"/>
    <w:rsid w:val="6041BDC9"/>
    <w:rsid w:val="608EBAE8"/>
    <w:rsid w:val="60BC6B1F"/>
    <w:rsid w:val="60BDE8F5"/>
    <w:rsid w:val="60D6D1AE"/>
    <w:rsid w:val="60D84EF2"/>
    <w:rsid w:val="60E095D9"/>
    <w:rsid w:val="60EEC245"/>
    <w:rsid w:val="60FBB5E7"/>
    <w:rsid w:val="60FDBB66"/>
    <w:rsid w:val="6110FD70"/>
    <w:rsid w:val="611BC765"/>
    <w:rsid w:val="6130E88E"/>
    <w:rsid w:val="6139A867"/>
    <w:rsid w:val="616B11E0"/>
    <w:rsid w:val="617D5CAA"/>
    <w:rsid w:val="617EFAE4"/>
    <w:rsid w:val="6183807D"/>
    <w:rsid w:val="618894CB"/>
    <w:rsid w:val="618FA8E4"/>
    <w:rsid w:val="6190DFE0"/>
    <w:rsid w:val="61A37BEE"/>
    <w:rsid w:val="61B7ABBC"/>
    <w:rsid w:val="61C71476"/>
    <w:rsid w:val="61E3833B"/>
    <w:rsid w:val="61E4499F"/>
    <w:rsid w:val="61E635C2"/>
    <w:rsid w:val="61F1767E"/>
    <w:rsid w:val="620130E5"/>
    <w:rsid w:val="6203A4DD"/>
    <w:rsid w:val="620CFEDC"/>
    <w:rsid w:val="621624F6"/>
    <w:rsid w:val="6222B652"/>
    <w:rsid w:val="622547AD"/>
    <w:rsid w:val="622C9CD0"/>
    <w:rsid w:val="623519E9"/>
    <w:rsid w:val="623F1D3B"/>
    <w:rsid w:val="62599D08"/>
    <w:rsid w:val="6271B024"/>
    <w:rsid w:val="629FB56A"/>
    <w:rsid w:val="62A49EB3"/>
    <w:rsid w:val="62A8AA28"/>
    <w:rsid w:val="62C479DC"/>
    <w:rsid w:val="62C7FB17"/>
    <w:rsid w:val="62CBD407"/>
    <w:rsid w:val="62DBBD66"/>
    <w:rsid w:val="62FD7880"/>
    <w:rsid w:val="631EC748"/>
    <w:rsid w:val="63257E68"/>
    <w:rsid w:val="63451FCA"/>
    <w:rsid w:val="6346A21B"/>
    <w:rsid w:val="636111C5"/>
    <w:rsid w:val="636B5924"/>
    <w:rsid w:val="6386FEC0"/>
    <w:rsid w:val="6390121C"/>
    <w:rsid w:val="6392B367"/>
    <w:rsid w:val="639AEBE9"/>
    <w:rsid w:val="63C7AD65"/>
    <w:rsid w:val="63D0E2EC"/>
    <w:rsid w:val="63D3FD59"/>
    <w:rsid w:val="63DCEE2C"/>
    <w:rsid w:val="63E4FF69"/>
    <w:rsid w:val="63E7FA3B"/>
    <w:rsid w:val="6402C5E6"/>
    <w:rsid w:val="6416B9D0"/>
    <w:rsid w:val="6427B552"/>
    <w:rsid w:val="64294B80"/>
    <w:rsid w:val="6433C8A1"/>
    <w:rsid w:val="643A4DAA"/>
    <w:rsid w:val="6441E8B6"/>
    <w:rsid w:val="644588D4"/>
    <w:rsid w:val="6447F955"/>
    <w:rsid w:val="64488FC0"/>
    <w:rsid w:val="64619B87"/>
    <w:rsid w:val="6465054C"/>
    <w:rsid w:val="646B0D3E"/>
    <w:rsid w:val="646C3975"/>
    <w:rsid w:val="646F0124"/>
    <w:rsid w:val="6471E535"/>
    <w:rsid w:val="647592F3"/>
    <w:rsid w:val="6482D977"/>
    <w:rsid w:val="64B8C75A"/>
    <w:rsid w:val="64B8E8EF"/>
    <w:rsid w:val="64B9DD7D"/>
    <w:rsid w:val="64C1665F"/>
    <w:rsid w:val="64EA4772"/>
    <w:rsid w:val="64FA9F96"/>
    <w:rsid w:val="64FF7EE9"/>
    <w:rsid w:val="6527B625"/>
    <w:rsid w:val="654D3D08"/>
    <w:rsid w:val="654EAC54"/>
    <w:rsid w:val="655E1E96"/>
    <w:rsid w:val="657F2184"/>
    <w:rsid w:val="65853E78"/>
    <w:rsid w:val="65873B57"/>
    <w:rsid w:val="65BEC27F"/>
    <w:rsid w:val="65C26232"/>
    <w:rsid w:val="66031452"/>
    <w:rsid w:val="6604DCF9"/>
    <w:rsid w:val="662AEEB1"/>
    <w:rsid w:val="662B622C"/>
    <w:rsid w:val="6640E6CA"/>
    <w:rsid w:val="6646DD74"/>
    <w:rsid w:val="6648148B"/>
    <w:rsid w:val="6657027F"/>
    <w:rsid w:val="6658876B"/>
    <w:rsid w:val="665DD4E0"/>
    <w:rsid w:val="6668E934"/>
    <w:rsid w:val="667584CE"/>
    <w:rsid w:val="667BD2D5"/>
    <w:rsid w:val="668A9B41"/>
    <w:rsid w:val="668E9EDD"/>
    <w:rsid w:val="668FF0A7"/>
    <w:rsid w:val="66A7C902"/>
    <w:rsid w:val="66C3CF47"/>
    <w:rsid w:val="66C4B7A6"/>
    <w:rsid w:val="66D1B5C6"/>
    <w:rsid w:val="66D2DAD2"/>
    <w:rsid w:val="66E3F643"/>
    <w:rsid w:val="66FDAC1F"/>
    <w:rsid w:val="67014DCB"/>
    <w:rsid w:val="670482D2"/>
    <w:rsid w:val="673574F8"/>
    <w:rsid w:val="673B77C2"/>
    <w:rsid w:val="673C3ED3"/>
    <w:rsid w:val="67677D8E"/>
    <w:rsid w:val="6770E3AE"/>
    <w:rsid w:val="6774C8D3"/>
    <w:rsid w:val="6778F4FF"/>
    <w:rsid w:val="67799AEE"/>
    <w:rsid w:val="6787BD49"/>
    <w:rsid w:val="679203FE"/>
    <w:rsid w:val="679B7E27"/>
    <w:rsid w:val="679C06DC"/>
    <w:rsid w:val="67C683AC"/>
    <w:rsid w:val="67CACB5C"/>
    <w:rsid w:val="67D7DAE7"/>
    <w:rsid w:val="67DD4E65"/>
    <w:rsid w:val="67EC8761"/>
    <w:rsid w:val="67F1AAD4"/>
    <w:rsid w:val="67F9362A"/>
    <w:rsid w:val="67FE772F"/>
    <w:rsid w:val="681A7A5B"/>
    <w:rsid w:val="68401660"/>
    <w:rsid w:val="684585FA"/>
    <w:rsid w:val="6845E429"/>
    <w:rsid w:val="68588BC6"/>
    <w:rsid w:val="685CE7F1"/>
    <w:rsid w:val="685CF372"/>
    <w:rsid w:val="687914C3"/>
    <w:rsid w:val="687CD204"/>
    <w:rsid w:val="6898D466"/>
    <w:rsid w:val="689CB4B4"/>
    <w:rsid w:val="68A08915"/>
    <w:rsid w:val="68A725F8"/>
    <w:rsid w:val="68BA061F"/>
    <w:rsid w:val="68BBCA9F"/>
    <w:rsid w:val="68C2BBEC"/>
    <w:rsid w:val="68C66ECF"/>
    <w:rsid w:val="68ED5A21"/>
    <w:rsid w:val="68F7F673"/>
    <w:rsid w:val="68F99317"/>
    <w:rsid w:val="6904D231"/>
    <w:rsid w:val="6907996B"/>
    <w:rsid w:val="6927AD46"/>
    <w:rsid w:val="6931EF68"/>
    <w:rsid w:val="693AE0F2"/>
    <w:rsid w:val="694A2ECF"/>
    <w:rsid w:val="695F9295"/>
    <w:rsid w:val="69656931"/>
    <w:rsid w:val="697ACD3D"/>
    <w:rsid w:val="697E333D"/>
    <w:rsid w:val="697FD67C"/>
    <w:rsid w:val="69CA2C55"/>
    <w:rsid w:val="69D1BD1C"/>
    <w:rsid w:val="69E8827C"/>
    <w:rsid w:val="69F3AB6E"/>
    <w:rsid w:val="6A02FC63"/>
    <w:rsid w:val="6A23A7DD"/>
    <w:rsid w:val="6A35CE68"/>
    <w:rsid w:val="6A368A7A"/>
    <w:rsid w:val="6A3DC670"/>
    <w:rsid w:val="6A4E9071"/>
    <w:rsid w:val="6A58B714"/>
    <w:rsid w:val="6A5B446B"/>
    <w:rsid w:val="6A5E4CC7"/>
    <w:rsid w:val="6A5F3078"/>
    <w:rsid w:val="6A73B56B"/>
    <w:rsid w:val="6A74112E"/>
    <w:rsid w:val="6A75A86E"/>
    <w:rsid w:val="6A76A081"/>
    <w:rsid w:val="6A7EAE0D"/>
    <w:rsid w:val="6A916F20"/>
    <w:rsid w:val="6AAD096C"/>
    <w:rsid w:val="6AB08A3E"/>
    <w:rsid w:val="6ACAE0F5"/>
    <w:rsid w:val="6ACE32D1"/>
    <w:rsid w:val="6AD79BF9"/>
    <w:rsid w:val="6ADE7821"/>
    <w:rsid w:val="6AEA0DED"/>
    <w:rsid w:val="6B129C29"/>
    <w:rsid w:val="6B19887D"/>
    <w:rsid w:val="6B1FECC0"/>
    <w:rsid w:val="6B2C03AC"/>
    <w:rsid w:val="6B323D97"/>
    <w:rsid w:val="6B32474A"/>
    <w:rsid w:val="6B37FC4B"/>
    <w:rsid w:val="6B4A3165"/>
    <w:rsid w:val="6B54CF4C"/>
    <w:rsid w:val="6B65A1B4"/>
    <w:rsid w:val="6B708EAA"/>
    <w:rsid w:val="6B7D5E74"/>
    <w:rsid w:val="6B9C7C96"/>
    <w:rsid w:val="6BB945C8"/>
    <w:rsid w:val="6BBE2D70"/>
    <w:rsid w:val="6BC0AEC0"/>
    <w:rsid w:val="6BD36AA0"/>
    <w:rsid w:val="6BDE92E5"/>
    <w:rsid w:val="6BEB5723"/>
    <w:rsid w:val="6BF7F6BE"/>
    <w:rsid w:val="6BF8883D"/>
    <w:rsid w:val="6BFB2EB3"/>
    <w:rsid w:val="6C04A190"/>
    <w:rsid w:val="6C060C61"/>
    <w:rsid w:val="6C1D5DB9"/>
    <w:rsid w:val="6C312EBF"/>
    <w:rsid w:val="6C459FA8"/>
    <w:rsid w:val="6C4A7944"/>
    <w:rsid w:val="6C5E0599"/>
    <w:rsid w:val="6C6E2536"/>
    <w:rsid w:val="6C7BBFE3"/>
    <w:rsid w:val="6C849A37"/>
    <w:rsid w:val="6CA27361"/>
    <w:rsid w:val="6CA333D6"/>
    <w:rsid w:val="6CD22AC2"/>
    <w:rsid w:val="6CF13BD2"/>
    <w:rsid w:val="6D0332D3"/>
    <w:rsid w:val="6D17E2C1"/>
    <w:rsid w:val="6D3DFEAA"/>
    <w:rsid w:val="6D4021C0"/>
    <w:rsid w:val="6D43A87D"/>
    <w:rsid w:val="6D665D20"/>
    <w:rsid w:val="6D6800E6"/>
    <w:rsid w:val="6D71EBD4"/>
    <w:rsid w:val="6D7482D6"/>
    <w:rsid w:val="6D7496FF"/>
    <w:rsid w:val="6D7C472F"/>
    <w:rsid w:val="6D8AC8C9"/>
    <w:rsid w:val="6DA6AE02"/>
    <w:rsid w:val="6DB1D33E"/>
    <w:rsid w:val="6DB456FB"/>
    <w:rsid w:val="6DB6B61E"/>
    <w:rsid w:val="6DCE51F8"/>
    <w:rsid w:val="6DDC6840"/>
    <w:rsid w:val="6E0A101F"/>
    <w:rsid w:val="6E13A062"/>
    <w:rsid w:val="6E1735D0"/>
    <w:rsid w:val="6E1956E8"/>
    <w:rsid w:val="6E1A2C38"/>
    <w:rsid w:val="6E215BA9"/>
    <w:rsid w:val="6E24B989"/>
    <w:rsid w:val="6E284C99"/>
    <w:rsid w:val="6E2D9472"/>
    <w:rsid w:val="6E2E1DD7"/>
    <w:rsid w:val="6E3543B3"/>
    <w:rsid w:val="6E4E0825"/>
    <w:rsid w:val="6E5CBD05"/>
    <w:rsid w:val="6E710C41"/>
    <w:rsid w:val="6E84A40D"/>
    <w:rsid w:val="6E90E621"/>
    <w:rsid w:val="6EA134D6"/>
    <w:rsid w:val="6EBA680F"/>
    <w:rsid w:val="6EBABF4F"/>
    <w:rsid w:val="6EBDE32A"/>
    <w:rsid w:val="6ECDB842"/>
    <w:rsid w:val="6EDD070A"/>
    <w:rsid w:val="6EEB0DD9"/>
    <w:rsid w:val="6EFFABB6"/>
    <w:rsid w:val="6F19D80F"/>
    <w:rsid w:val="6F280AD4"/>
    <w:rsid w:val="6F4AF37B"/>
    <w:rsid w:val="6F4AFEF9"/>
    <w:rsid w:val="6F70BDAC"/>
    <w:rsid w:val="6FAA31D9"/>
    <w:rsid w:val="6FC3007A"/>
    <w:rsid w:val="6FD99138"/>
    <w:rsid w:val="6FDFB3FF"/>
    <w:rsid w:val="6FE36333"/>
    <w:rsid w:val="6FEAB64F"/>
    <w:rsid w:val="6FEC4289"/>
    <w:rsid w:val="7007B2CB"/>
    <w:rsid w:val="700E4EE2"/>
    <w:rsid w:val="7013F34E"/>
    <w:rsid w:val="703A195A"/>
    <w:rsid w:val="703C61F8"/>
    <w:rsid w:val="70434D1F"/>
    <w:rsid w:val="705105F9"/>
    <w:rsid w:val="707F6A4A"/>
    <w:rsid w:val="70ABBC98"/>
    <w:rsid w:val="70BFEB09"/>
    <w:rsid w:val="70DDD990"/>
    <w:rsid w:val="70F030EF"/>
    <w:rsid w:val="70F57792"/>
    <w:rsid w:val="70FD2633"/>
    <w:rsid w:val="70FF5290"/>
    <w:rsid w:val="7124E165"/>
    <w:rsid w:val="71271F6F"/>
    <w:rsid w:val="71283752"/>
    <w:rsid w:val="71611726"/>
    <w:rsid w:val="71A2567B"/>
    <w:rsid w:val="71B902DF"/>
    <w:rsid w:val="71C13800"/>
    <w:rsid w:val="71D401E6"/>
    <w:rsid w:val="71E94B84"/>
    <w:rsid w:val="71F81A2B"/>
    <w:rsid w:val="71FE8CBE"/>
    <w:rsid w:val="71FEAD8B"/>
    <w:rsid w:val="71FF0A64"/>
    <w:rsid w:val="72053C32"/>
    <w:rsid w:val="72055E2A"/>
    <w:rsid w:val="721E8D16"/>
    <w:rsid w:val="723931C9"/>
    <w:rsid w:val="727D4128"/>
    <w:rsid w:val="72893AB6"/>
    <w:rsid w:val="728B4931"/>
    <w:rsid w:val="72A4E5A6"/>
    <w:rsid w:val="72A8D62D"/>
    <w:rsid w:val="72C78AA2"/>
    <w:rsid w:val="72D10886"/>
    <w:rsid w:val="72D9EF14"/>
    <w:rsid w:val="72EF239A"/>
    <w:rsid w:val="72FA82C2"/>
    <w:rsid w:val="730F307A"/>
    <w:rsid w:val="7361A13A"/>
    <w:rsid w:val="73693B6A"/>
    <w:rsid w:val="7390A612"/>
    <w:rsid w:val="73A4A8B0"/>
    <w:rsid w:val="73A8E1B0"/>
    <w:rsid w:val="73B2C343"/>
    <w:rsid w:val="73B570A7"/>
    <w:rsid w:val="73CB6932"/>
    <w:rsid w:val="73FD3500"/>
    <w:rsid w:val="7403F520"/>
    <w:rsid w:val="7419B8CA"/>
    <w:rsid w:val="7425577B"/>
    <w:rsid w:val="74322ECE"/>
    <w:rsid w:val="743C4E19"/>
    <w:rsid w:val="7451E8B9"/>
    <w:rsid w:val="74531043"/>
    <w:rsid w:val="745D3396"/>
    <w:rsid w:val="745FFE12"/>
    <w:rsid w:val="74670634"/>
    <w:rsid w:val="746DB997"/>
    <w:rsid w:val="746E3FA8"/>
    <w:rsid w:val="74728348"/>
    <w:rsid w:val="748C0055"/>
    <w:rsid w:val="74A9913C"/>
    <w:rsid w:val="74C9104F"/>
    <w:rsid w:val="74CEA7DD"/>
    <w:rsid w:val="74CFE4EC"/>
    <w:rsid w:val="74D412C0"/>
    <w:rsid w:val="74D4CEF2"/>
    <w:rsid w:val="74D58FDB"/>
    <w:rsid w:val="74EB6D54"/>
    <w:rsid w:val="74ECB980"/>
    <w:rsid w:val="74F0A9D0"/>
    <w:rsid w:val="74F288A1"/>
    <w:rsid w:val="751216E1"/>
    <w:rsid w:val="752E5DFD"/>
    <w:rsid w:val="7547F9DC"/>
    <w:rsid w:val="755ED871"/>
    <w:rsid w:val="7562A016"/>
    <w:rsid w:val="75703239"/>
    <w:rsid w:val="7582B609"/>
    <w:rsid w:val="75A7275D"/>
    <w:rsid w:val="75BA733A"/>
    <w:rsid w:val="75BBCDD2"/>
    <w:rsid w:val="75D0D828"/>
    <w:rsid w:val="75F3F12C"/>
    <w:rsid w:val="75F4EC34"/>
    <w:rsid w:val="761133D6"/>
    <w:rsid w:val="76192A3A"/>
    <w:rsid w:val="7644D59F"/>
    <w:rsid w:val="7645E1C0"/>
    <w:rsid w:val="764FFBAE"/>
    <w:rsid w:val="765615F3"/>
    <w:rsid w:val="766DBCD6"/>
    <w:rsid w:val="766E32E3"/>
    <w:rsid w:val="766F71F8"/>
    <w:rsid w:val="767355FB"/>
    <w:rsid w:val="767489F9"/>
    <w:rsid w:val="769A7316"/>
    <w:rsid w:val="76A05999"/>
    <w:rsid w:val="76A46739"/>
    <w:rsid w:val="76B5BB09"/>
    <w:rsid w:val="76B996A1"/>
    <w:rsid w:val="76BB3470"/>
    <w:rsid w:val="76BF52B5"/>
    <w:rsid w:val="76C0A184"/>
    <w:rsid w:val="76DAE3B2"/>
    <w:rsid w:val="76F763C7"/>
    <w:rsid w:val="76FBC496"/>
    <w:rsid w:val="77065799"/>
    <w:rsid w:val="77251149"/>
    <w:rsid w:val="774F54DF"/>
    <w:rsid w:val="775190CA"/>
    <w:rsid w:val="7776E16B"/>
    <w:rsid w:val="777F9106"/>
    <w:rsid w:val="7783E323"/>
    <w:rsid w:val="77904029"/>
    <w:rsid w:val="77AA4901"/>
    <w:rsid w:val="77AC4D87"/>
    <w:rsid w:val="77AD57CF"/>
    <w:rsid w:val="77B42720"/>
    <w:rsid w:val="77BAEC5D"/>
    <w:rsid w:val="77D76C39"/>
    <w:rsid w:val="77E97430"/>
    <w:rsid w:val="77EBA008"/>
    <w:rsid w:val="78052990"/>
    <w:rsid w:val="78111ED7"/>
    <w:rsid w:val="7844286B"/>
    <w:rsid w:val="78A69530"/>
    <w:rsid w:val="78AADF7D"/>
    <w:rsid w:val="78B4FDBD"/>
    <w:rsid w:val="78D1946D"/>
    <w:rsid w:val="78D4C330"/>
    <w:rsid w:val="79172D01"/>
    <w:rsid w:val="7923ABA8"/>
    <w:rsid w:val="792884BF"/>
    <w:rsid w:val="792DC331"/>
    <w:rsid w:val="79379798"/>
    <w:rsid w:val="793B7561"/>
    <w:rsid w:val="795D4B5B"/>
    <w:rsid w:val="79800FF5"/>
    <w:rsid w:val="798A8ACF"/>
    <w:rsid w:val="799E1931"/>
    <w:rsid w:val="79A1F214"/>
    <w:rsid w:val="79B880C2"/>
    <w:rsid w:val="79C560D0"/>
    <w:rsid w:val="79DFB3E8"/>
    <w:rsid w:val="79E84BE9"/>
    <w:rsid w:val="79F7CCB7"/>
    <w:rsid w:val="7A0A1AC8"/>
    <w:rsid w:val="7A1752C3"/>
    <w:rsid w:val="7A2054A3"/>
    <w:rsid w:val="7A439E66"/>
    <w:rsid w:val="7A4918A3"/>
    <w:rsid w:val="7A497061"/>
    <w:rsid w:val="7A5BFC50"/>
    <w:rsid w:val="7A6A37DE"/>
    <w:rsid w:val="7A73DA74"/>
    <w:rsid w:val="7A95C9C2"/>
    <w:rsid w:val="7A99BA10"/>
    <w:rsid w:val="7A9F3FA2"/>
    <w:rsid w:val="7AA63C65"/>
    <w:rsid w:val="7AAA9CA5"/>
    <w:rsid w:val="7AB14033"/>
    <w:rsid w:val="7AB6028C"/>
    <w:rsid w:val="7ABB43B5"/>
    <w:rsid w:val="7AD92CDE"/>
    <w:rsid w:val="7AEE1643"/>
    <w:rsid w:val="7B0656C1"/>
    <w:rsid w:val="7B3CD484"/>
    <w:rsid w:val="7B41069C"/>
    <w:rsid w:val="7B439B7C"/>
    <w:rsid w:val="7B522CFE"/>
    <w:rsid w:val="7B5BB1FF"/>
    <w:rsid w:val="7B83890D"/>
    <w:rsid w:val="7BB764B8"/>
    <w:rsid w:val="7BBB5D51"/>
    <w:rsid w:val="7BC9ADD8"/>
    <w:rsid w:val="7BE99359"/>
    <w:rsid w:val="7BEEB549"/>
    <w:rsid w:val="7BFE2DA3"/>
    <w:rsid w:val="7C0BFC3F"/>
    <w:rsid w:val="7C182B8C"/>
    <w:rsid w:val="7C224CDE"/>
    <w:rsid w:val="7C26368E"/>
    <w:rsid w:val="7C286AB7"/>
    <w:rsid w:val="7C29240E"/>
    <w:rsid w:val="7C4D2789"/>
    <w:rsid w:val="7C572885"/>
    <w:rsid w:val="7C797A83"/>
    <w:rsid w:val="7C87BDA5"/>
    <w:rsid w:val="7C8A72D7"/>
    <w:rsid w:val="7C8F19D3"/>
    <w:rsid w:val="7C916D25"/>
    <w:rsid w:val="7CAAE501"/>
    <w:rsid w:val="7CB399BF"/>
    <w:rsid w:val="7CC3D0EE"/>
    <w:rsid w:val="7CD07D78"/>
    <w:rsid w:val="7CE93868"/>
    <w:rsid w:val="7CF6D429"/>
    <w:rsid w:val="7D0CB42C"/>
    <w:rsid w:val="7D116EC4"/>
    <w:rsid w:val="7D1B9CF6"/>
    <w:rsid w:val="7D3F67E6"/>
    <w:rsid w:val="7D44331A"/>
    <w:rsid w:val="7D44DA37"/>
    <w:rsid w:val="7D514DA6"/>
    <w:rsid w:val="7D682780"/>
    <w:rsid w:val="7D6B3DCB"/>
    <w:rsid w:val="7D7C67A0"/>
    <w:rsid w:val="7D7F8A5A"/>
    <w:rsid w:val="7D87340E"/>
    <w:rsid w:val="7D9AD68E"/>
    <w:rsid w:val="7DC02CC6"/>
    <w:rsid w:val="7DC70160"/>
    <w:rsid w:val="7DC8A476"/>
    <w:rsid w:val="7DD881FE"/>
    <w:rsid w:val="7DDEE71C"/>
    <w:rsid w:val="7DE6B3AE"/>
    <w:rsid w:val="7DF2DE27"/>
    <w:rsid w:val="7E2C7C31"/>
    <w:rsid w:val="7E3E42BD"/>
    <w:rsid w:val="7E4430A7"/>
    <w:rsid w:val="7E48A229"/>
    <w:rsid w:val="7E4E02D9"/>
    <w:rsid w:val="7E7B6CAB"/>
    <w:rsid w:val="7EAA1942"/>
    <w:rsid w:val="7F1492E2"/>
    <w:rsid w:val="7F30B4C1"/>
    <w:rsid w:val="7F33CFDA"/>
    <w:rsid w:val="7F345863"/>
    <w:rsid w:val="7F3C7FB0"/>
    <w:rsid w:val="7F4B4FE9"/>
    <w:rsid w:val="7F681ED3"/>
    <w:rsid w:val="7F6B8048"/>
    <w:rsid w:val="7F6DA42C"/>
    <w:rsid w:val="7F6F546C"/>
    <w:rsid w:val="7F6F67F1"/>
    <w:rsid w:val="7F7499D0"/>
    <w:rsid w:val="7F7C1A61"/>
    <w:rsid w:val="7F811E23"/>
    <w:rsid w:val="7F8454A3"/>
    <w:rsid w:val="7F99D3CB"/>
    <w:rsid w:val="7FA7DD41"/>
    <w:rsid w:val="7FA88000"/>
    <w:rsid w:val="7FA9952F"/>
    <w:rsid w:val="7FAE96BE"/>
    <w:rsid w:val="7FBCEC36"/>
    <w:rsid w:val="7FC6ABFA"/>
    <w:rsid w:val="7FEFA1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8A5BD"/>
  <w15:docId w15:val="{F7164DB6-B4E9-4417-AABE-4FD708E20B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0"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BB7353"/>
    <w:pPr>
      <w:pBdr>
        <w:top w:val="nil"/>
        <w:left w:val="nil"/>
        <w:bottom w:val="nil"/>
        <w:right w:val="nil"/>
        <w:between w:val="nil"/>
        <w:bar w:val="nil"/>
      </w:pBdr>
      <w:spacing w:after="0" w:line="240" w:lineRule="auto"/>
    </w:pPr>
    <w:rPr>
      <w:rFonts w:ascii="Times New Roman" w:hAnsi="Arial Unicode MS" w:eastAsia="Arial Unicode MS" w:cs="Arial Unicode MS"/>
      <w:color w:val="000000"/>
      <w:u w:color="000000"/>
      <w:bdr w:val="nil"/>
    </w:rPr>
  </w:style>
  <w:style w:type="paragraph" w:styleId="Heading1">
    <w:name w:val="heading 1"/>
    <w:next w:val="Normal"/>
    <w:link w:val="Heading1Char"/>
    <w:rsid w:val="00BB7353"/>
    <w:pPr>
      <w:keepNext/>
      <w:numPr>
        <w:numId w:val="14"/>
      </w:numPr>
      <w:pBdr>
        <w:top w:val="nil"/>
        <w:left w:val="nil"/>
        <w:bottom w:val="nil"/>
        <w:right w:val="nil"/>
        <w:between w:val="nil"/>
        <w:bar w:val="nil"/>
      </w:pBdr>
      <w:tabs>
        <w:tab w:val="left" w:pos="720"/>
      </w:tabs>
      <w:spacing w:before="240" w:after="60" w:line="240" w:lineRule="auto"/>
      <w:outlineLvl w:val="0"/>
    </w:pPr>
    <w:rPr>
      <w:rFonts w:ascii="Arial" w:hAnsi="Arial" w:eastAsia="Arial" w:cs="Arial"/>
      <w:b/>
      <w:bCs/>
      <w:caps/>
      <w:color w:val="000000"/>
      <w:kern w:val="28"/>
      <w:sz w:val="28"/>
      <w:szCs w:val="28"/>
      <w:u w:color="000000"/>
      <w:bdr w:val="nil"/>
    </w:rPr>
  </w:style>
  <w:style w:type="paragraph" w:styleId="Heading2">
    <w:name w:val="heading 2"/>
    <w:next w:val="Normal"/>
    <w:link w:val="Heading2Char"/>
    <w:rsid w:val="00BB7353"/>
    <w:pPr>
      <w:keepNext/>
      <w:numPr>
        <w:ilvl w:val="1"/>
        <w:numId w:val="14"/>
      </w:numPr>
      <w:pBdr>
        <w:top w:val="nil"/>
        <w:left w:val="nil"/>
        <w:bottom w:val="nil"/>
        <w:right w:val="nil"/>
        <w:between w:val="nil"/>
        <w:bar w:val="nil"/>
      </w:pBdr>
      <w:spacing w:before="240" w:after="60" w:line="240" w:lineRule="auto"/>
      <w:outlineLvl w:val="1"/>
    </w:pPr>
    <w:rPr>
      <w:rFonts w:ascii="Arial" w:hAnsi="Arial" w:eastAsia="Arial" w:cs="Arial"/>
      <w:b/>
      <w:bCs/>
      <w:color w:val="000000"/>
      <w:sz w:val="28"/>
      <w:szCs w:val="28"/>
      <w:u w:color="000000"/>
      <w:bdr w:val="nil"/>
    </w:rPr>
  </w:style>
  <w:style w:type="paragraph" w:styleId="Heading3">
    <w:name w:val="heading 3"/>
    <w:next w:val="Normal"/>
    <w:link w:val="Heading3Char"/>
    <w:rsid w:val="00BB7353"/>
    <w:pPr>
      <w:keepNext/>
      <w:numPr>
        <w:ilvl w:val="2"/>
        <w:numId w:val="14"/>
      </w:numPr>
      <w:pBdr>
        <w:top w:val="nil"/>
        <w:left w:val="nil"/>
        <w:bottom w:val="nil"/>
        <w:right w:val="nil"/>
        <w:between w:val="nil"/>
        <w:bar w:val="nil"/>
      </w:pBdr>
      <w:spacing w:before="240" w:after="60" w:line="240" w:lineRule="auto"/>
      <w:outlineLvl w:val="2"/>
    </w:pPr>
    <w:rPr>
      <w:rFonts w:ascii="Arial" w:hAnsi="Arial" w:eastAsia="Arial" w:cs="Arial"/>
      <w:b/>
      <w:bCs/>
      <w:color w:val="000000"/>
      <w:sz w:val="24"/>
      <w:szCs w:val="24"/>
      <w:u w:color="000000"/>
      <w:bdr w:val="nil"/>
    </w:rPr>
  </w:style>
  <w:style w:type="paragraph" w:styleId="Heading4">
    <w:name w:val="heading 4"/>
    <w:next w:val="Normal"/>
    <w:link w:val="Heading4Char"/>
    <w:rsid w:val="00BB7353"/>
    <w:pPr>
      <w:keepNext/>
      <w:numPr>
        <w:ilvl w:val="3"/>
        <w:numId w:val="14"/>
      </w:numPr>
      <w:pBdr>
        <w:top w:val="nil"/>
        <w:left w:val="nil"/>
        <w:bottom w:val="nil"/>
        <w:right w:val="nil"/>
        <w:between w:val="nil"/>
        <w:bar w:val="nil"/>
      </w:pBdr>
      <w:spacing w:before="240" w:after="60" w:line="240" w:lineRule="auto"/>
      <w:outlineLvl w:val="3"/>
    </w:pPr>
    <w:rPr>
      <w:rFonts w:ascii="Arial" w:hAnsi="Arial" w:eastAsia="Arial" w:cs="Arial"/>
      <w:i/>
      <w:iCs/>
      <w:color w:val="000000"/>
      <w:u w:color="000000"/>
      <w:bdr w:val="nil"/>
    </w:rPr>
  </w:style>
  <w:style w:type="paragraph" w:styleId="Heading5">
    <w:name w:val="heading 5"/>
    <w:basedOn w:val="Normal"/>
    <w:next w:val="Normal"/>
    <w:link w:val="Heading5Char"/>
    <w:uiPriority w:val="9"/>
    <w:semiHidden/>
    <w:unhideWhenUsed/>
    <w:qFormat/>
    <w:rsid w:val="00440808"/>
    <w:pPr>
      <w:keepNext/>
      <w:keepLines/>
      <w:numPr>
        <w:ilvl w:val="4"/>
        <w:numId w:val="14"/>
      </w:numPr>
      <w:spacing w:before="40"/>
      <w:outlineLvl w:val="4"/>
    </w:pPr>
    <w:rPr>
      <w:rFonts w:asciiTheme="majorHAnsi" w:hAnsiTheme="majorHAnsi"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40808"/>
    <w:pPr>
      <w:keepNext/>
      <w:keepLines/>
      <w:numPr>
        <w:ilvl w:val="5"/>
        <w:numId w:val="14"/>
      </w:numPr>
      <w:spacing w:before="40"/>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440808"/>
    <w:pPr>
      <w:keepNext/>
      <w:keepLines/>
      <w:numPr>
        <w:ilvl w:val="6"/>
        <w:numId w:val="14"/>
      </w:numPr>
      <w:spacing w:before="4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440808"/>
    <w:pPr>
      <w:keepNext/>
      <w:keepLines/>
      <w:numPr>
        <w:ilvl w:val="7"/>
        <w:numId w:val="14"/>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40808"/>
    <w:pPr>
      <w:keepNext/>
      <w:keepLines/>
      <w:numPr>
        <w:ilvl w:val="8"/>
        <w:numId w:val="14"/>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BB7353"/>
    <w:rPr>
      <w:rFonts w:ascii="Arial" w:hAnsi="Arial" w:eastAsia="Arial" w:cs="Arial"/>
      <w:b/>
      <w:bCs/>
      <w:caps/>
      <w:color w:val="000000"/>
      <w:kern w:val="28"/>
      <w:sz w:val="28"/>
      <w:szCs w:val="28"/>
      <w:u w:color="000000"/>
      <w:bdr w:val="nil"/>
    </w:rPr>
  </w:style>
  <w:style w:type="character" w:styleId="Heading2Char" w:customStyle="1">
    <w:name w:val="Heading 2 Char"/>
    <w:basedOn w:val="DefaultParagraphFont"/>
    <w:link w:val="Heading2"/>
    <w:rsid w:val="00BB7353"/>
    <w:rPr>
      <w:rFonts w:ascii="Arial" w:hAnsi="Arial" w:eastAsia="Arial" w:cs="Arial"/>
      <w:b/>
      <w:bCs/>
      <w:color w:val="000000"/>
      <w:sz w:val="28"/>
      <w:szCs w:val="28"/>
      <w:u w:color="000000"/>
      <w:bdr w:val="nil"/>
    </w:rPr>
  </w:style>
  <w:style w:type="character" w:styleId="Heading3Char" w:customStyle="1">
    <w:name w:val="Heading 3 Char"/>
    <w:basedOn w:val="DefaultParagraphFont"/>
    <w:link w:val="Heading3"/>
    <w:rsid w:val="00BB7353"/>
    <w:rPr>
      <w:rFonts w:ascii="Arial" w:hAnsi="Arial" w:eastAsia="Arial" w:cs="Arial"/>
      <w:b/>
      <w:bCs/>
      <w:color w:val="000000"/>
      <w:sz w:val="24"/>
      <w:szCs w:val="24"/>
      <w:u w:color="000000"/>
      <w:bdr w:val="nil"/>
    </w:rPr>
  </w:style>
  <w:style w:type="character" w:styleId="Heading4Char" w:customStyle="1">
    <w:name w:val="Heading 4 Char"/>
    <w:basedOn w:val="DefaultParagraphFont"/>
    <w:link w:val="Heading4"/>
    <w:rsid w:val="00BB7353"/>
    <w:rPr>
      <w:rFonts w:ascii="Arial" w:hAnsi="Arial" w:eastAsia="Arial" w:cs="Arial"/>
      <w:i/>
      <w:iCs/>
      <w:color w:val="000000"/>
      <w:u w:color="000000"/>
      <w:bdr w:val="nil"/>
    </w:rPr>
  </w:style>
  <w:style w:type="paragraph" w:styleId="HeaderFooter" w:customStyle="1">
    <w:name w:val="Header &amp; Footer"/>
    <w:rsid w:val="00BB7353"/>
    <w:pPr>
      <w:pBdr>
        <w:top w:val="nil"/>
        <w:left w:val="nil"/>
        <w:bottom w:val="nil"/>
        <w:right w:val="nil"/>
        <w:between w:val="nil"/>
        <w:bar w:val="nil"/>
      </w:pBdr>
      <w:tabs>
        <w:tab w:val="right" w:pos="9020"/>
      </w:tabs>
      <w:spacing w:after="0" w:line="240" w:lineRule="auto"/>
    </w:pPr>
    <w:rPr>
      <w:rFonts w:ascii="Helvetica" w:hAnsi="Arial Unicode MS" w:eastAsia="Arial Unicode MS" w:cs="Arial Unicode MS"/>
      <w:color w:val="000000"/>
      <w:sz w:val="24"/>
      <w:szCs w:val="24"/>
      <w:bdr w:val="nil"/>
    </w:rPr>
  </w:style>
  <w:style w:type="paragraph" w:styleId="Header">
    <w:name w:val="header"/>
    <w:link w:val="HeaderChar"/>
    <w:rsid w:val="00BB7353"/>
    <w:pPr>
      <w:pBdr>
        <w:top w:val="nil"/>
        <w:left w:val="nil"/>
        <w:bottom w:val="nil"/>
        <w:right w:val="nil"/>
        <w:between w:val="nil"/>
        <w:bar w:val="nil"/>
      </w:pBdr>
      <w:tabs>
        <w:tab w:val="center" w:pos="4320"/>
        <w:tab w:val="right" w:pos="8640"/>
      </w:tabs>
      <w:spacing w:after="0" w:line="240" w:lineRule="auto"/>
    </w:pPr>
    <w:rPr>
      <w:rFonts w:ascii="Times New Roman" w:hAnsi="Times New Roman" w:eastAsia="Times New Roman" w:cs="Times New Roman"/>
      <w:color w:val="000000"/>
      <w:u w:color="000000"/>
      <w:bdr w:val="nil"/>
    </w:rPr>
  </w:style>
  <w:style w:type="character" w:styleId="HeaderChar" w:customStyle="1">
    <w:name w:val="Header Char"/>
    <w:basedOn w:val="DefaultParagraphFont"/>
    <w:link w:val="Header"/>
    <w:rsid w:val="00BB7353"/>
    <w:rPr>
      <w:rFonts w:ascii="Times New Roman" w:hAnsi="Times New Roman" w:eastAsia="Times New Roman" w:cs="Times New Roman"/>
      <w:color w:val="000000"/>
      <w:u w:color="000000"/>
      <w:bdr w:val="nil"/>
    </w:rPr>
  </w:style>
  <w:style w:type="paragraph" w:styleId="Footer">
    <w:name w:val="footer"/>
    <w:link w:val="FooterChar"/>
    <w:rsid w:val="00BB7353"/>
    <w:pPr>
      <w:pBdr>
        <w:top w:val="nil"/>
        <w:left w:val="nil"/>
        <w:bottom w:val="nil"/>
        <w:right w:val="nil"/>
        <w:between w:val="nil"/>
        <w:bar w:val="nil"/>
      </w:pBdr>
      <w:tabs>
        <w:tab w:val="center" w:pos="4320"/>
        <w:tab w:val="right" w:pos="8640"/>
      </w:tabs>
      <w:spacing w:after="0" w:line="240" w:lineRule="auto"/>
    </w:pPr>
    <w:rPr>
      <w:rFonts w:ascii="Times New Roman" w:hAnsi="Arial Unicode MS" w:eastAsia="Arial Unicode MS" w:cs="Arial Unicode MS"/>
      <w:color w:val="000000"/>
      <w:u w:color="000000"/>
      <w:bdr w:val="nil"/>
    </w:rPr>
  </w:style>
  <w:style w:type="character" w:styleId="FooterChar" w:customStyle="1">
    <w:name w:val="Footer Char"/>
    <w:basedOn w:val="DefaultParagraphFont"/>
    <w:link w:val="Footer"/>
    <w:rsid w:val="00BB7353"/>
    <w:rPr>
      <w:rFonts w:ascii="Times New Roman" w:hAnsi="Arial Unicode MS" w:eastAsia="Arial Unicode MS" w:cs="Arial Unicode MS"/>
      <w:color w:val="000000"/>
      <w:u w:color="000000"/>
      <w:bdr w:val="nil"/>
    </w:rPr>
  </w:style>
  <w:style w:type="paragraph" w:styleId="TOC1">
    <w:name w:val="toc 1"/>
    <w:uiPriority w:val="39"/>
    <w:rsid w:val="00BB7353"/>
    <w:pPr>
      <w:pBdr>
        <w:top w:val="nil"/>
        <w:left w:val="nil"/>
        <w:bottom w:val="nil"/>
        <w:right w:val="nil"/>
        <w:between w:val="nil"/>
        <w:bar w:val="nil"/>
      </w:pBdr>
      <w:spacing w:before="120" w:after="120" w:line="240" w:lineRule="auto"/>
    </w:pPr>
    <w:rPr>
      <w:rFonts w:eastAsia="Arial Unicode MS" w:cstheme="minorHAnsi"/>
      <w:b/>
      <w:bCs/>
      <w:caps/>
      <w:color w:val="000000"/>
      <w:sz w:val="20"/>
      <w:szCs w:val="24"/>
      <w:u w:color="000000"/>
      <w:bdr w:val="nil"/>
    </w:rPr>
  </w:style>
  <w:style w:type="paragraph" w:styleId="TOC2">
    <w:name w:val="toc 2"/>
    <w:uiPriority w:val="39"/>
    <w:rsid w:val="00BB7353"/>
    <w:pPr>
      <w:pBdr>
        <w:top w:val="nil"/>
        <w:left w:val="nil"/>
        <w:bottom w:val="nil"/>
        <w:right w:val="nil"/>
        <w:between w:val="nil"/>
        <w:bar w:val="nil"/>
      </w:pBdr>
      <w:spacing w:after="0" w:line="240" w:lineRule="auto"/>
      <w:ind w:left="220"/>
    </w:pPr>
    <w:rPr>
      <w:rFonts w:eastAsia="Arial Unicode MS" w:cstheme="minorHAnsi"/>
      <w:smallCaps/>
      <w:color w:val="000000"/>
      <w:sz w:val="20"/>
      <w:szCs w:val="24"/>
      <w:u w:color="000000"/>
      <w:bdr w:val="nil"/>
    </w:rPr>
  </w:style>
  <w:style w:type="paragraph" w:styleId="TOC3">
    <w:name w:val="toc 3"/>
    <w:rsid w:val="00BB7353"/>
    <w:pPr>
      <w:pBdr>
        <w:top w:val="nil"/>
        <w:left w:val="nil"/>
        <w:bottom w:val="nil"/>
        <w:right w:val="nil"/>
        <w:between w:val="nil"/>
        <w:bar w:val="nil"/>
      </w:pBdr>
      <w:spacing w:after="0" w:line="240" w:lineRule="auto"/>
      <w:ind w:left="440"/>
    </w:pPr>
    <w:rPr>
      <w:rFonts w:eastAsia="Arial Unicode MS" w:cstheme="minorHAnsi"/>
      <w:i/>
      <w:iCs/>
      <w:color w:val="000000"/>
      <w:sz w:val="20"/>
      <w:szCs w:val="24"/>
      <w:u w:color="000000"/>
      <w:bdr w:val="nil"/>
    </w:rPr>
  </w:style>
  <w:style w:type="numbering" w:styleId="List0" w:customStyle="1">
    <w:name w:val="List 0"/>
    <w:basedOn w:val="NoList"/>
    <w:rsid w:val="00BB7353"/>
    <w:pPr>
      <w:numPr>
        <w:numId w:val="1"/>
      </w:numPr>
    </w:pPr>
  </w:style>
  <w:style w:type="paragraph" w:styleId="B1" w:customStyle="1">
    <w:name w:val="B1"/>
    <w:rsid w:val="00BB7353"/>
    <w:pPr>
      <w:pBdr>
        <w:top w:val="nil"/>
        <w:left w:val="nil"/>
        <w:bottom w:val="nil"/>
        <w:right w:val="nil"/>
        <w:between w:val="nil"/>
        <w:bar w:val="nil"/>
      </w:pBdr>
      <w:tabs>
        <w:tab w:val="left" w:pos="360"/>
      </w:tabs>
      <w:spacing w:before="60" w:after="60" w:line="240" w:lineRule="auto"/>
      <w:ind w:left="360" w:hanging="360"/>
      <w:jc w:val="both"/>
    </w:pPr>
    <w:rPr>
      <w:rFonts w:ascii="Times New Roman" w:hAnsi="Arial Unicode MS" w:eastAsia="Arial Unicode MS" w:cs="Arial Unicode MS"/>
      <w:color w:val="000000"/>
      <w:u w:color="000000"/>
      <w:bdr w:val="nil"/>
    </w:rPr>
  </w:style>
  <w:style w:type="numbering" w:styleId="List1" w:customStyle="1">
    <w:name w:val="List 1"/>
    <w:basedOn w:val="NoList"/>
    <w:rsid w:val="00BB7353"/>
    <w:pPr>
      <w:numPr>
        <w:numId w:val="3"/>
      </w:numPr>
    </w:pPr>
  </w:style>
  <w:style w:type="paragraph" w:styleId="b2" w:customStyle="1">
    <w:name w:val="b2"/>
    <w:rsid w:val="00BB7353"/>
    <w:pPr>
      <w:pBdr>
        <w:top w:val="nil"/>
        <w:left w:val="nil"/>
        <w:bottom w:val="nil"/>
        <w:right w:val="nil"/>
        <w:between w:val="nil"/>
        <w:bar w:val="nil"/>
      </w:pBdr>
      <w:ind w:left="720" w:hanging="360"/>
    </w:pPr>
    <w:rPr>
      <w:rFonts w:ascii="Calibri" w:hAnsi="Calibri" w:eastAsia="Calibri" w:cs="Calibri"/>
      <w:color w:val="000000"/>
      <w:u w:color="000000"/>
      <w:bdr w:val="nil"/>
    </w:rPr>
  </w:style>
  <w:style w:type="numbering" w:styleId="List21" w:customStyle="1">
    <w:name w:val="List 21"/>
    <w:basedOn w:val="NoList"/>
    <w:rsid w:val="00BB7353"/>
    <w:pPr>
      <w:numPr>
        <w:numId w:val="2"/>
      </w:numPr>
    </w:pPr>
  </w:style>
  <w:style w:type="paragraph" w:styleId="FootnoteText">
    <w:name w:val="footnote text"/>
    <w:link w:val="FootnoteTextChar"/>
    <w:rsid w:val="00BB7353"/>
    <w:pPr>
      <w:pBdr>
        <w:top w:val="nil"/>
        <w:left w:val="nil"/>
        <w:bottom w:val="nil"/>
        <w:right w:val="nil"/>
        <w:between w:val="nil"/>
        <w:bar w:val="nil"/>
      </w:pBdr>
      <w:spacing w:after="0" w:line="240" w:lineRule="auto"/>
    </w:pPr>
    <w:rPr>
      <w:rFonts w:ascii="Times New Roman" w:hAnsi="Times New Roman" w:eastAsia="Times New Roman" w:cs="Times New Roman"/>
      <w:color w:val="000000"/>
      <w:sz w:val="20"/>
      <w:szCs w:val="20"/>
      <w:u w:color="000000"/>
      <w:bdr w:val="nil"/>
    </w:rPr>
  </w:style>
  <w:style w:type="character" w:styleId="FootnoteTextChar" w:customStyle="1">
    <w:name w:val="Footnote Text Char"/>
    <w:basedOn w:val="DefaultParagraphFont"/>
    <w:link w:val="FootnoteText"/>
    <w:rsid w:val="00BB7353"/>
    <w:rPr>
      <w:rFonts w:ascii="Times New Roman" w:hAnsi="Times New Roman" w:eastAsia="Times New Roman" w:cs="Times New Roman"/>
      <w:color w:val="000000"/>
      <w:sz w:val="20"/>
      <w:szCs w:val="20"/>
      <w:u w:color="000000"/>
      <w:bdr w:val="nil"/>
    </w:rPr>
  </w:style>
  <w:style w:type="paragraph" w:styleId="bullet" w:customStyle="1">
    <w:name w:val="bullet"/>
    <w:rsid w:val="00BB7353"/>
    <w:pPr>
      <w:pBdr>
        <w:top w:val="nil"/>
        <w:left w:val="nil"/>
        <w:bottom w:val="nil"/>
        <w:right w:val="nil"/>
        <w:between w:val="nil"/>
        <w:bar w:val="nil"/>
      </w:pBdr>
      <w:spacing w:before="60" w:after="60" w:line="240" w:lineRule="auto"/>
      <w:ind w:left="720" w:hanging="720"/>
    </w:pPr>
    <w:rPr>
      <w:rFonts w:ascii="Times New Roman" w:hAnsi="Times New Roman" w:eastAsia="Times New Roman" w:cs="Times New Roman"/>
      <w:color w:val="000000"/>
      <w:u w:color="000000"/>
      <w:bdr w:val="nil"/>
    </w:rPr>
  </w:style>
  <w:style w:type="paragraph" w:styleId="BalloonText">
    <w:name w:val="Balloon Text"/>
    <w:basedOn w:val="Normal"/>
    <w:link w:val="BalloonTextChar"/>
    <w:uiPriority w:val="99"/>
    <w:semiHidden/>
    <w:unhideWhenUsed/>
    <w:rsid w:val="00BB7353"/>
    <w:rPr>
      <w:rFonts w:ascii="Tahoma" w:hAnsi="Tahoma" w:cs="Tahoma"/>
      <w:sz w:val="16"/>
      <w:szCs w:val="16"/>
    </w:rPr>
  </w:style>
  <w:style w:type="character" w:styleId="BalloonTextChar" w:customStyle="1">
    <w:name w:val="Balloon Text Char"/>
    <w:basedOn w:val="DefaultParagraphFont"/>
    <w:link w:val="BalloonText"/>
    <w:uiPriority w:val="99"/>
    <w:semiHidden/>
    <w:rsid w:val="00BB7353"/>
    <w:rPr>
      <w:rFonts w:ascii="Tahoma" w:hAnsi="Tahoma" w:eastAsia="Arial Unicode MS" w:cs="Tahoma"/>
      <w:color w:val="000000"/>
      <w:sz w:val="16"/>
      <w:szCs w:val="16"/>
      <w:u w:color="000000"/>
      <w:bdr w:val="nil"/>
    </w:rPr>
  </w:style>
  <w:style w:type="character" w:styleId="Hyperlink">
    <w:name w:val="Hyperlink"/>
    <w:basedOn w:val="DefaultParagraphFont"/>
    <w:uiPriority w:val="99"/>
    <w:unhideWhenUsed/>
    <w:rsid w:val="000F363A"/>
    <w:rPr>
      <w:color w:val="0000FF" w:themeColor="hyperlink"/>
      <w:u w:val="single"/>
    </w:rPr>
  </w:style>
  <w:style w:type="paragraph" w:styleId="ListParagraph">
    <w:name w:val="List Paragraph"/>
    <w:basedOn w:val="Normal"/>
    <w:uiPriority w:val="34"/>
    <w:qFormat/>
    <w:rsid w:val="000F363A"/>
    <w:pPr>
      <w:ind w:left="720"/>
      <w:contextualSpacing/>
    </w:pPr>
  </w:style>
  <w:style w:type="paragraph" w:styleId="BodyText">
    <w:name w:val="Body Text"/>
    <w:basedOn w:val="Normal"/>
    <w:link w:val="BodyTextChar"/>
    <w:unhideWhenUsed/>
    <w:rsid w:val="00CE57CD"/>
    <w:pPr>
      <w:pBdr>
        <w:top w:val="none" w:color="auto" w:sz="0" w:space="0"/>
        <w:left w:val="none" w:color="auto" w:sz="0" w:space="0"/>
        <w:bottom w:val="none" w:color="auto" w:sz="0" w:space="0"/>
        <w:right w:val="none" w:color="auto" w:sz="0" w:space="0"/>
        <w:between w:val="none" w:color="auto" w:sz="0" w:space="0"/>
        <w:bar w:val="none" w:color="auto" w:sz="0"/>
      </w:pBdr>
      <w:jc w:val="both"/>
    </w:pPr>
    <w:rPr>
      <w:rFonts w:hAnsi="Times New Roman" w:eastAsia="Times New Roman" w:cs="Times New Roman"/>
      <w:color w:val="auto"/>
      <w:sz w:val="24"/>
      <w:szCs w:val="20"/>
      <w:bdr w:val="none" w:color="auto" w:sz="0" w:space="0"/>
    </w:rPr>
  </w:style>
  <w:style w:type="character" w:styleId="BodyTextChar" w:customStyle="1">
    <w:name w:val="Body Text Char"/>
    <w:basedOn w:val="DefaultParagraphFont"/>
    <w:link w:val="BodyText"/>
    <w:rsid w:val="00CE57CD"/>
    <w:rPr>
      <w:rFonts w:ascii="Times New Roman" w:hAnsi="Times New Roman" w:eastAsia="Times New Roman" w:cs="Times New Roman"/>
      <w:sz w:val="24"/>
      <w:szCs w:val="20"/>
    </w:rPr>
  </w:style>
  <w:style w:type="character" w:styleId="object3" w:customStyle="1">
    <w:name w:val="object3"/>
    <w:rsid w:val="00EF1132"/>
  </w:style>
  <w:style w:type="paragraph" w:styleId="NormalWeb">
    <w:name w:val="Normal (Web)"/>
    <w:basedOn w:val="Normal"/>
    <w:uiPriority w:val="99"/>
    <w:semiHidden/>
    <w:unhideWhenUsed/>
    <w:rsid w:val="00BA2111"/>
    <w:pPr>
      <w:pBdr>
        <w:top w:val="none" w:color="auto" w:sz="0" w:space="0"/>
        <w:left w:val="none" w:color="auto" w:sz="0" w:space="0"/>
        <w:bottom w:val="none" w:color="auto" w:sz="0" w:space="0"/>
        <w:right w:val="none" w:color="auto" w:sz="0" w:space="0"/>
        <w:between w:val="none" w:color="auto" w:sz="0" w:space="0"/>
        <w:bar w:val="none" w:color="auto" w:sz="0"/>
      </w:pBdr>
      <w:spacing w:before="195" w:after="150"/>
    </w:pPr>
    <w:rPr>
      <w:rFonts w:hAnsi="Times New Roman" w:eastAsia="Times New Roman" w:cs="Times New Roman"/>
      <w:color w:val="auto"/>
      <w:sz w:val="24"/>
      <w:szCs w:val="24"/>
      <w:bdr w:val="none" w:color="auto" w:sz="0" w:space="0"/>
    </w:rPr>
  </w:style>
  <w:style w:type="character" w:styleId="Strong">
    <w:name w:val="Strong"/>
    <w:basedOn w:val="DefaultParagraphFont"/>
    <w:uiPriority w:val="22"/>
    <w:qFormat/>
    <w:rsid w:val="007212AE"/>
    <w:rPr>
      <w:b/>
      <w:bCs/>
    </w:rPr>
  </w:style>
  <w:style w:type="character" w:styleId="Heading5Char" w:customStyle="1">
    <w:name w:val="Heading 5 Char"/>
    <w:basedOn w:val="DefaultParagraphFont"/>
    <w:link w:val="Heading5"/>
    <w:uiPriority w:val="9"/>
    <w:semiHidden/>
    <w:rsid w:val="00440808"/>
    <w:rPr>
      <w:rFonts w:asciiTheme="majorHAnsi" w:hAnsiTheme="majorHAnsi" w:eastAsiaTheme="majorEastAsia" w:cstheme="majorBidi"/>
      <w:color w:val="365F91" w:themeColor="accent1" w:themeShade="BF"/>
      <w:u w:color="000000"/>
      <w:bdr w:val="nil"/>
    </w:rPr>
  </w:style>
  <w:style w:type="character" w:styleId="Heading6Char" w:customStyle="1">
    <w:name w:val="Heading 6 Char"/>
    <w:basedOn w:val="DefaultParagraphFont"/>
    <w:link w:val="Heading6"/>
    <w:uiPriority w:val="9"/>
    <w:semiHidden/>
    <w:rsid w:val="00440808"/>
    <w:rPr>
      <w:rFonts w:asciiTheme="majorHAnsi" w:hAnsiTheme="majorHAnsi" w:eastAsiaTheme="majorEastAsia" w:cstheme="majorBidi"/>
      <w:color w:val="243F60" w:themeColor="accent1" w:themeShade="7F"/>
      <w:u w:color="000000"/>
      <w:bdr w:val="nil"/>
    </w:rPr>
  </w:style>
  <w:style w:type="character" w:styleId="Heading7Char" w:customStyle="1">
    <w:name w:val="Heading 7 Char"/>
    <w:basedOn w:val="DefaultParagraphFont"/>
    <w:link w:val="Heading7"/>
    <w:uiPriority w:val="9"/>
    <w:semiHidden/>
    <w:rsid w:val="00440808"/>
    <w:rPr>
      <w:rFonts w:asciiTheme="majorHAnsi" w:hAnsiTheme="majorHAnsi" w:eastAsiaTheme="majorEastAsia" w:cstheme="majorBidi"/>
      <w:i/>
      <w:iCs/>
      <w:color w:val="243F60" w:themeColor="accent1" w:themeShade="7F"/>
      <w:u w:color="000000"/>
      <w:bdr w:val="nil"/>
    </w:rPr>
  </w:style>
  <w:style w:type="character" w:styleId="Heading8Char" w:customStyle="1">
    <w:name w:val="Heading 8 Char"/>
    <w:basedOn w:val="DefaultParagraphFont"/>
    <w:link w:val="Heading8"/>
    <w:uiPriority w:val="9"/>
    <w:semiHidden/>
    <w:rsid w:val="00440808"/>
    <w:rPr>
      <w:rFonts w:asciiTheme="majorHAnsi" w:hAnsiTheme="majorHAnsi" w:eastAsiaTheme="majorEastAsia" w:cstheme="majorBidi"/>
      <w:color w:val="272727" w:themeColor="text1" w:themeTint="D8"/>
      <w:sz w:val="21"/>
      <w:szCs w:val="21"/>
      <w:u w:color="000000"/>
      <w:bdr w:val="nil"/>
    </w:rPr>
  </w:style>
  <w:style w:type="character" w:styleId="Heading9Char" w:customStyle="1">
    <w:name w:val="Heading 9 Char"/>
    <w:basedOn w:val="DefaultParagraphFont"/>
    <w:link w:val="Heading9"/>
    <w:uiPriority w:val="9"/>
    <w:semiHidden/>
    <w:rsid w:val="00440808"/>
    <w:rPr>
      <w:rFonts w:asciiTheme="majorHAnsi" w:hAnsiTheme="majorHAnsi" w:eastAsiaTheme="majorEastAsia" w:cstheme="majorBidi"/>
      <w:i/>
      <w:iCs/>
      <w:color w:val="272727" w:themeColor="text1" w:themeTint="D8"/>
      <w:sz w:val="21"/>
      <w:szCs w:val="21"/>
      <w:u w:color="000000"/>
      <w:bdr w:val="nil"/>
    </w:rPr>
  </w:style>
  <w:style w:type="paragraph" w:styleId="TOC4">
    <w:name w:val="toc 4"/>
    <w:basedOn w:val="Normal"/>
    <w:next w:val="Normal"/>
    <w:autoRedefine/>
    <w:uiPriority w:val="39"/>
    <w:unhideWhenUsed/>
    <w:rsid w:val="00440808"/>
    <w:pPr>
      <w:ind w:left="660"/>
    </w:pPr>
    <w:rPr>
      <w:rFonts w:asciiTheme="minorHAnsi" w:hAnsiTheme="minorHAnsi" w:cstheme="minorHAnsi"/>
      <w:sz w:val="18"/>
      <w:szCs w:val="21"/>
    </w:rPr>
  </w:style>
  <w:style w:type="paragraph" w:styleId="TOC5">
    <w:name w:val="toc 5"/>
    <w:basedOn w:val="Normal"/>
    <w:next w:val="Normal"/>
    <w:autoRedefine/>
    <w:uiPriority w:val="39"/>
    <w:unhideWhenUsed/>
    <w:rsid w:val="00440808"/>
    <w:pPr>
      <w:ind w:left="880"/>
    </w:pPr>
    <w:rPr>
      <w:rFonts w:asciiTheme="minorHAnsi" w:hAnsiTheme="minorHAnsi" w:cstheme="minorHAnsi"/>
      <w:sz w:val="18"/>
      <w:szCs w:val="21"/>
    </w:rPr>
  </w:style>
  <w:style w:type="paragraph" w:styleId="TOC6">
    <w:name w:val="toc 6"/>
    <w:basedOn w:val="Normal"/>
    <w:next w:val="Normal"/>
    <w:autoRedefine/>
    <w:uiPriority w:val="39"/>
    <w:unhideWhenUsed/>
    <w:rsid w:val="00440808"/>
    <w:pPr>
      <w:ind w:left="1100"/>
    </w:pPr>
    <w:rPr>
      <w:rFonts w:asciiTheme="minorHAnsi" w:hAnsiTheme="minorHAnsi" w:cstheme="minorHAnsi"/>
      <w:sz w:val="18"/>
      <w:szCs w:val="21"/>
    </w:rPr>
  </w:style>
  <w:style w:type="paragraph" w:styleId="TOC7">
    <w:name w:val="toc 7"/>
    <w:basedOn w:val="Normal"/>
    <w:next w:val="Normal"/>
    <w:autoRedefine/>
    <w:uiPriority w:val="39"/>
    <w:unhideWhenUsed/>
    <w:rsid w:val="00440808"/>
    <w:pPr>
      <w:ind w:left="1320"/>
    </w:pPr>
    <w:rPr>
      <w:rFonts w:asciiTheme="minorHAnsi" w:hAnsiTheme="minorHAnsi" w:cstheme="minorHAnsi"/>
      <w:sz w:val="18"/>
      <w:szCs w:val="21"/>
    </w:rPr>
  </w:style>
  <w:style w:type="paragraph" w:styleId="TOC8">
    <w:name w:val="toc 8"/>
    <w:basedOn w:val="Normal"/>
    <w:next w:val="Normal"/>
    <w:autoRedefine/>
    <w:uiPriority w:val="39"/>
    <w:unhideWhenUsed/>
    <w:rsid w:val="00440808"/>
    <w:pPr>
      <w:ind w:left="1540"/>
    </w:pPr>
    <w:rPr>
      <w:rFonts w:asciiTheme="minorHAnsi" w:hAnsiTheme="minorHAnsi" w:cstheme="minorHAnsi"/>
      <w:sz w:val="18"/>
      <w:szCs w:val="21"/>
    </w:rPr>
  </w:style>
  <w:style w:type="paragraph" w:styleId="TOC9">
    <w:name w:val="toc 9"/>
    <w:basedOn w:val="Normal"/>
    <w:next w:val="Normal"/>
    <w:autoRedefine/>
    <w:uiPriority w:val="39"/>
    <w:unhideWhenUsed/>
    <w:rsid w:val="00440808"/>
    <w:pPr>
      <w:ind w:left="1760"/>
    </w:pPr>
    <w:rPr>
      <w:rFonts w:asciiTheme="minorHAnsi" w:hAnsiTheme="minorHAnsi" w:cstheme="minorHAnsi"/>
      <w:sz w:val="18"/>
      <w:szCs w:val="21"/>
    </w:rPr>
  </w:style>
  <w:style w:type="character" w:styleId="PlaceholderText">
    <w:name w:val="Placeholder Text"/>
    <w:basedOn w:val="DefaultParagraphFont"/>
    <w:uiPriority w:val="99"/>
    <w:semiHidden/>
    <w:rsid w:val="006F14E6"/>
    <w:rPr>
      <w:color w:val="808080"/>
    </w:rPr>
  </w:style>
  <w:style w:type="table" w:styleId="TableGrid">
    <w:name w:val="Table Grid"/>
    <w:basedOn w:val="TableNormal"/>
    <w:uiPriority w:val="59"/>
    <w:rsid w:val="00834ED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70091">
      <w:bodyDiv w:val="1"/>
      <w:marLeft w:val="0"/>
      <w:marRight w:val="0"/>
      <w:marTop w:val="0"/>
      <w:marBottom w:val="0"/>
      <w:divBdr>
        <w:top w:val="none" w:sz="0" w:space="0" w:color="auto"/>
        <w:left w:val="none" w:sz="0" w:space="0" w:color="auto"/>
        <w:bottom w:val="none" w:sz="0" w:space="0" w:color="auto"/>
        <w:right w:val="none" w:sz="0" w:space="0" w:color="auto"/>
      </w:divBdr>
    </w:div>
    <w:div w:id="198977920">
      <w:bodyDiv w:val="1"/>
      <w:marLeft w:val="0"/>
      <w:marRight w:val="0"/>
      <w:marTop w:val="0"/>
      <w:marBottom w:val="0"/>
      <w:divBdr>
        <w:top w:val="none" w:sz="0" w:space="0" w:color="auto"/>
        <w:left w:val="none" w:sz="0" w:space="0" w:color="auto"/>
        <w:bottom w:val="none" w:sz="0" w:space="0" w:color="auto"/>
        <w:right w:val="none" w:sz="0" w:space="0" w:color="auto"/>
      </w:divBdr>
      <w:divsChild>
        <w:div w:id="277681707">
          <w:marLeft w:val="0"/>
          <w:marRight w:val="0"/>
          <w:marTop w:val="0"/>
          <w:marBottom w:val="0"/>
          <w:divBdr>
            <w:top w:val="none" w:sz="0" w:space="0" w:color="auto"/>
            <w:left w:val="none" w:sz="0" w:space="0" w:color="auto"/>
            <w:bottom w:val="none" w:sz="0" w:space="0" w:color="auto"/>
            <w:right w:val="none" w:sz="0" w:space="0" w:color="auto"/>
          </w:divBdr>
          <w:divsChild>
            <w:div w:id="1356689249">
              <w:marLeft w:val="0"/>
              <w:marRight w:val="0"/>
              <w:marTop w:val="0"/>
              <w:marBottom w:val="0"/>
              <w:divBdr>
                <w:top w:val="none" w:sz="0" w:space="0" w:color="auto"/>
                <w:left w:val="none" w:sz="0" w:space="0" w:color="auto"/>
                <w:bottom w:val="none" w:sz="0" w:space="0" w:color="auto"/>
                <w:right w:val="none" w:sz="0" w:space="0" w:color="auto"/>
              </w:divBdr>
              <w:divsChild>
                <w:div w:id="1606961026">
                  <w:marLeft w:val="0"/>
                  <w:marRight w:val="0"/>
                  <w:marTop w:val="0"/>
                  <w:marBottom w:val="0"/>
                  <w:divBdr>
                    <w:top w:val="none" w:sz="0" w:space="0" w:color="auto"/>
                    <w:left w:val="none" w:sz="0" w:space="0" w:color="auto"/>
                    <w:bottom w:val="none" w:sz="0" w:space="0" w:color="auto"/>
                    <w:right w:val="none" w:sz="0" w:space="0" w:color="auto"/>
                  </w:divBdr>
                  <w:divsChild>
                    <w:div w:id="996569172">
                      <w:marLeft w:val="0"/>
                      <w:marRight w:val="0"/>
                      <w:marTop w:val="0"/>
                      <w:marBottom w:val="0"/>
                      <w:divBdr>
                        <w:top w:val="none" w:sz="0" w:space="0" w:color="auto"/>
                        <w:left w:val="none" w:sz="0" w:space="0" w:color="auto"/>
                        <w:bottom w:val="none" w:sz="0" w:space="0" w:color="auto"/>
                        <w:right w:val="none" w:sz="0" w:space="0" w:color="auto"/>
                      </w:divBdr>
                      <w:divsChild>
                        <w:div w:id="1683585838">
                          <w:marLeft w:val="0"/>
                          <w:marRight w:val="0"/>
                          <w:marTop w:val="0"/>
                          <w:marBottom w:val="0"/>
                          <w:divBdr>
                            <w:top w:val="none" w:sz="0" w:space="0" w:color="auto"/>
                            <w:left w:val="none" w:sz="0" w:space="0" w:color="auto"/>
                            <w:bottom w:val="none" w:sz="0" w:space="0" w:color="auto"/>
                            <w:right w:val="none" w:sz="0" w:space="0" w:color="auto"/>
                          </w:divBdr>
                          <w:divsChild>
                            <w:div w:id="1180655075">
                              <w:marLeft w:val="0"/>
                              <w:marRight w:val="0"/>
                              <w:marTop w:val="0"/>
                              <w:marBottom w:val="0"/>
                              <w:divBdr>
                                <w:top w:val="none" w:sz="0" w:space="0" w:color="auto"/>
                                <w:left w:val="none" w:sz="0" w:space="0" w:color="auto"/>
                                <w:bottom w:val="none" w:sz="0" w:space="0" w:color="auto"/>
                                <w:right w:val="none" w:sz="0" w:space="0" w:color="auto"/>
                              </w:divBdr>
                              <w:divsChild>
                                <w:div w:id="763914936">
                                  <w:marLeft w:val="0"/>
                                  <w:marRight w:val="0"/>
                                  <w:marTop w:val="0"/>
                                  <w:marBottom w:val="0"/>
                                  <w:divBdr>
                                    <w:top w:val="none" w:sz="0" w:space="0" w:color="auto"/>
                                    <w:left w:val="none" w:sz="0" w:space="0" w:color="auto"/>
                                    <w:bottom w:val="none" w:sz="0" w:space="0" w:color="auto"/>
                                    <w:right w:val="none" w:sz="0" w:space="0" w:color="auto"/>
                                  </w:divBdr>
                                  <w:divsChild>
                                    <w:div w:id="1809472580">
                                      <w:marLeft w:val="0"/>
                                      <w:marRight w:val="0"/>
                                      <w:marTop w:val="0"/>
                                      <w:marBottom w:val="0"/>
                                      <w:divBdr>
                                        <w:top w:val="none" w:sz="0" w:space="0" w:color="auto"/>
                                        <w:left w:val="none" w:sz="0" w:space="0" w:color="auto"/>
                                        <w:bottom w:val="none" w:sz="0" w:space="0" w:color="auto"/>
                                        <w:right w:val="none" w:sz="0" w:space="0" w:color="auto"/>
                                      </w:divBdr>
                                      <w:divsChild>
                                        <w:div w:id="51007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4424302">
      <w:bodyDiv w:val="1"/>
      <w:marLeft w:val="0"/>
      <w:marRight w:val="0"/>
      <w:marTop w:val="0"/>
      <w:marBottom w:val="0"/>
      <w:divBdr>
        <w:top w:val="none" w:sz="0" w:space="0" w:color="auto"/>
        <w:left w:val="none" w:sz="0" w:space="0" w:color="auto"/>
        <w:bottom w:val="none" w:sz="0" w:space="0" w:color="auto"/>
        <w:right w:val="none" w:sz="0" w:space="0" w:color="auto"/>
      </w:divBdr>
      <w:divsChild>
        <w:div w:id="767191959">
          <w:marLeft w:val="0"/>
          <w:marRight w:val="0"/>
          <w:marTop w:val="0"/>
          <w:marBottom w:val="0"/>
          <w:divBdr>
            <w:top w:val="none" w:sz="0" w:space="0" w:color="auto"/>
            <w:left w:val="none" w:sz="0" w:space="0" w:color="auto"/>
            <w:bottom w:val="none" w:sz="0" w:space="0" w:color="auto"/>
            <w:right w:val="none" w:sz="0" w:space="0" w:color="auto"/>
          </w:divBdr>
          <w:divsChild>
            <w:div w:id="1489129328">
              <w:marLeft w:val="0"/>
              <w:marRight w:val="0"/>
              <w:marTop w:val="0"/>
              <w:marBottom w:val="0"/>
              <w:divBdr>
                <w:top w:val="none" w:sz="0" w:space="0" w:color="auto"/>
                <w:left w:val="none" w:sz="0" w:space="0" w:color="auto"/>
                <w:bottom w:val="none" w:sz="0" w:space="0" w:color="auto"/>
                <w:right w:val="none" w:sz="0" w:space="0" w:color="auto"/>
              </w:divBdr>
              <w:divsChild>
                <w:div w:id="668365664">
                  <w:marLeft w:val="0"/>
                  <w:marRight w:val="0"/>
                  <w:marTop w:val="0"/>
                  <w:marBottom w:val="0"/>
                  <w:divBdr>
                    <w:top w:val="none" w:sz="0" w:space="0" w:color="auto"/>
                    <w:left w:val="none" w:sz="0" w:space="0" w:color="auto"/>
                    <w:bottom w:val="none" w:sz="0" w:space="0" w:color="auto"/>
                    <w:right w:val="none" w:sz="0" w:space="0" w:color="auto"/>
                  </w:divBdr>
                  <w:divsChild>
                    <w:div w:id="1983845558">
                      <w:marLeft w:val="0"/>
                      <w:marRight w:val="0"/>
                      <w:marTop w:val="0"/>
                      <w:marBottom w:val="0"/>
                      <w:divBdr>
                        <w:top w:val="none" w:sz="0" w:space="0" w:color="auto"/>
                        <w:left w:val="none" w:sz="0" w:space="0" w:color="auto"/>
                        <w:bottom w:val="none" w:sz="0" w:space="0" w:color="auto"/>
                        <w:right w:val="none" w:sz="0" w:space="0" w:color="auto"/>
                      </w:divBdr>
                      <w:divsChild>
                        <w:div w:id="832530829">
                          <w:marLeft w:val="0"/>
                          <w:marRight w:val="0"/>
                          <w:marTop w:val="0"/>
                          <w:marBottom w:val="0"/>
                          <w:divBdr>
                            <w:top w:val="none" w:sz="0" w:space="0" w:color="auto"/>
                            <w:left w:val="none" w:sz="0" w:space="0" w:color="auto"/>
                            <w:bottom w:val="none" w:sz="0" w:space="0" w:color="auto"/>
                            <w:right w:val="none" w:sz="0" w:space="0" w:color="auto"/>
                          </w:divBdr>
                          <w:divsChild>
                            <w:div w:id="2048795695">
                              <w:marLeft w:val="0"/>
                              <w:marRight w:val="0"/>
                              <w:marTop w:val="0"/>
                              <w:marBottom w:val="0"/>
                              <w:divBdr>
                                <w:top w:val="none" w:sz="0" w:space="0" w:color="auto"/>
                                <w:left w:val="none" w:sz="0" w:space="0" w:color="auto"/>
                                <w:bottom w:val="none" w:sz="0" w:space="0" w:color="auto"/>
                                <w:right w:val="none" w:sz="0" w:space="0" w:color="auto"/>
                              </w:divBdr>
                              <w:divsChild>
                                <w:div w:id="2124957777">
                                  <w:marLeft w:val="0"/>
                                  <w:marRight w:val="0"/>
                                  <w:marTop w:val="0"/>
                                  <w:marBottom w:val="0"/>
                                  <w:divBdr>
                                    <w:top w:val="none" w:sz="0" w:space="0" w:color="auto"/>
                                    <w:left w:val="none" w:sz="0" w:space="0" w:color="auto"/>
                                    <w:bottom w:val="none" w:sz="0" w:space="0" w:color="auto"/>
                                    <w:right w:val="none" w:sz="0" w:space="0" w:color="auto"/>
                                  </w:divBdr>
                                  <w:divsChild>
                                    <w:div w:id="10980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124899">
      <w:bodyDiv w:val="1"/>
      <w:marLeft w:val="0"/>
      <w:marRight w:val="0"/>
      <w:marTop w:val="0"/>
      <w:marBottom w:val="0"/>
      <w:divBdr>
        <w:top w:val="none" w:sz="0" w:space="0" w:color="auto"/>
        <w:left w:val="none" w:sz="0" w:space="0" w:color="auto"/>
        <w:bottom w:val="none" w:sz="0" w:space="0" w:color="auto"/>
        <w:right w:val="none" w:sz="0" w:space="0" w:color="auto"/>
      </w:divBdr>
      <w:divsChild>
        <w:div w:id="558396061">
          <w:marLeft w:val="0"/>
          <w:marRight w:val="0"/>
          <w:marTop w:val="0"/>
          <w:marBottom w:val="0"/>
          <w:divBdr>
            <w:top w:val="none" w:sz="0" w:space="0" w:color="auto"/>
            <w:left w:val="none" w:sz="0" w:space="0" w:color="auto"/>
            <w:bottom w:val="none" w:sz="0" w:space="0" w:color="auto"/>
            <w:right w:val="none" w:sz="0" w:space="0" w:color="auto"/>
          </w:divBdr>
          <w:divsChild>
            <w:div w:id="842473562">
              <w:marLeft w:val="0"/>
              <w:marRight w:val="0"/>
              <w:marTop w:val="0"/>
              <w:marBottom w:val="0"/>
              <w:divBdr>
                <w:top w:val="none" w:sz="0" w:space="0" w:color="auto"/>
                <w:left w:val="none" w:sz="0" w:space="0" w:color="auto"/>
                <w:bottom w:val="none" w:sz="0" w:space="0" w:color="auto"/>
                <w:right w:val="none" w:sz="0" w:space="0" w:color="auto"/>
              </w:divBdr>
              <w:divsChild>
                <w:div w:id="1993751641">
                  <w:marLeft w:val="0"/>
                  <w:marRight w:val="0"/>
                  <w:marTop w:val="0"/>
                  <w:marBottom w:val="0"/>
                  <w:divBdr>
                    <w:top w:val="none" w:sz="0" w:space="0" w:color="auto"/>
                    <w:left w:val="none" w:sz="0" w:space="0" w:color="auto"/>
                    <w:bottom w:val="none" w:sz="0" w:space="0" w:color="auto"/>
                    <w:right w:val="none" w:sz="0" w:space="0" w:color="auto"/>
                  </w:divBdr>
                  <w:divsChild>
                    <w:div w:id="1373380636">
                      <w:marLeft w:val="0"/>
                      <w:marRight w:val="0"/>
                      <w:marTop w:val="0"/>
                      <w:marBottom w:val="0"/>
                      <w:divBdr>
                        <w:top w:val="none" w:sz="0" w:space="0" w:color="auto"/>
                        <w:left w:val="none" w:sz="0" w:space="0" w:color="auto"/>
                        <w:bottom w:val="none" w:sz="0" w:space="0" w:color="auto"/>
                        <w:right w:val="none" w:sz="0" w:space="0" w:color="auto"/>
                      </w:divBdr>
                      <w:divsChild>
                        <w:div w:id="1366170748">
                          <w:marLeft w:val="0"/>
                          <w:marRight w:val="0"/>
                          <w:marTop w:val="0"/>
                          <w:marBottom w:val="0"/>
                          <w:divBdr>
                            <w:top w:val="none" w:sz="0" w:space="0" w:color="auto"/>
                            <w:left w:val="none" w:sz="0" w:space="0" w:color="auto"/>
                            <w:bottom w:val="none" w:sz="0" w:space="0" w:color="auto"/>
                            <w:right w:val="none" w:sz="0" w:space="0" w:color="auto"/>
                          </w:divBdr>
                          <w:divsChild>
                            <w:div w:id="1852182271">
                              <w:marLeft w:val="0"/>
                              <w:marRight w:val="0"/>
                              <w:marTop w:val="0"/>
                              <w:marBottom w:val="0"/>
                              <w:divBdr>
                                <w:top w:val="none" w:sz="0" w:space="0" w:color="auto"/>
                                <w:left w:val="none" w:sz="0" w:space="0" w:color="auto"/>
                                <w:bottom w:val="none" w:sz="0" w:space="0" w:color="auto"/>
                                <w:right w:val="none" w:sz="0" w:space="0" w:color="auto"/>
                              </w:divBdr>
                              <w:divsChild>
                                <w:div w:id="1307198735">
                                  <w:marLeft w:val="0"/>
                                  <w:marRight w:val="0"/>
                                  <w:marTop w:val="0"/>
                                  <w:marBottom w:val="0"/>
                                  <w:divBdr>
                                    <w:top w:val="none" w:sz="0" w:space="0" w:color="auto"/>
                                    <w:left w:val="none" w:sz="0" w:space="0" w:color="auto"/>
                                    <w:bottom w:val="none" w:sz="0" w:space="0" w:color="auto"/>
                                    <w:right w:val="none" w:sz="0" w:space="0" w:color="auto"/>
                                  </w:divBdr>
                                  <w:divsChild>
                                    <w:div w:id="86657445">
                                      <w:marLeft w:val="0"/>
                                      <w:marRight w:val="0"/>
                                      <w:marTop w:val="0"/>
                                      <w:marBottom w:val="0"/>
                                      <w:divBdr>
                                        <w:top w:val="none" w:sz="0" w:space="0" w:color="auto"/>
                                        <w:left w:val="none" w:sz="0" w:space="0" w:color="auto"/>
                                        <w:bottom w:val="none" w:sz="0" w:space="0" w:color="auto"/>
                                        <w:right w:val="none" w:sz="0" w:space="0" w:color="auto"/>
                                      </w:divBdr>
                                      <w:divsChild>
                                        <w:div w:id="3184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7363417">
      <w:bodyDiv w:val="1"/>
      <w:marLeft w:val="0"/>
      <w:marRight w:val="0"/>
      <w:marTop w:val="0"/>
      <w:marBottom w:val="0"/>
      <w:divBdr>
        <w:top w:val="none" w:sz="0" w:space="0" w:color="auto"/>
        <w:left w:val="none" w:sz="0" w:space="0" w:color="auto"/>
        <w:bottom w:val="none" w:sz="0" w:space="0" w:color="auto"/>
        <w:right w:val="none" w:sz="0" w:space="0" w:color="auto"/>
      </w:divBdr>
      <w:divsChild>
        <w:div w:id="1410079156">
          <w:marLeft w:val="0"/>
          <w:marRight w:val="0"/>
          <w:marTop w:val="0"/>
          <w:marBottom w:val="0"/>
          <w:divBdr>
            <w:top w:val="none" w:sz="0" w:space="0" w:color="auto"/>
            <w:left w:val="none" w:sz="0" w:space="0" w:color="auto"/>
            <w:bottom w:val="none" w:sz="0" w:space="0" w:color="auto"/>
            <w:right w:val="none" w:sz="0" w:space="0" w:color="auto"/>
          </w:divBdr>
          <w:divsChild>
            <w:div w:id="1686589631">
              <w:marLeft w:val="0"/>
              <w:marRight w:val="0"/>
              <w:marTop w:val="0"/>
              <w:marBottom w:val="0"/>
              <w:divBdr>
                <w:top w:val="none" w:sz="0" w:space="0" w:color="auto"/>
                <w:left w:val="none" w:sz="0" w:space="0" w:color="auto"/>
                <w:bottom w:val="none" w:sz="0" w:space="0" w:color="auto"/>
                <w:right w:val="none" w:sz="0" w:space="0" w:color="auto"/>
              </w:divBdr>
              <w:divsChild>
                <w:div w:id="146748405">
                  <w:marLeft w:val="0"/>
                  <w:marRight w:val="0"/>
                  <w:marTop w:val="0"/>
                  <w:marBottom w:val="0"/>
                  <w:divBdr>
                    <w:top w:val="none" w:sz="0" w:space="0" w:color="auto"/>
                    <w:left w:val="none" w:sz="0" w:space="0" w:color="auto"/>
                    <w:bottom w:val="none" w:sz="0" w:space="0" w:color="auto"/>
                    <w:right w:val="none" w:sz="0" w:space="0" w:color="auto"/>
                  </w:divBdr>
                  <w:divsChild>
                    <w:div w:id="984238172">
                      <w:marLeft w:val="0"/>
                      <w:marRight w:val="0"/>
                      <w:marTop w:val="0"/>
                      <w:marBottom w:val="0"/>
                      <w:divBdr>
                        <w:top w:val="none" w:sz="0" w:space="0" w:color="auto"/>
                        <w:left w:val="none" w:sz="0" w:space="0" w:color="auto"/>
                        <w:bottom w:val="none" w:sz="0" w:space="0" w:color="auto"/>
                        <w:right w:val="none" w:sz="0" w:space="0" w:color="auto"/>
                      </w:divBdr>
                      <w:divsChild>
                        <w:div w:id="2016374393">
                          <w:marLeft w:val="0"/>
                          <w:marRight w:val="0"/>
                          <w:marTop w:val="0"/>
                          <w:marBottom w:val="0"/>
                          <w:divBdr>
                            <w:top w:val="none" w:sz="0" w:space="0" w:color="auto"/>
                            <w:left w:val="none" w:sz="0" w:space="0" w:color="auto"/>
                            <w:bottom w:val="none" w:sz="0" w:space="0" w:color="auto"/>
                            <w:right w:val="none" w:sz="0" w:space="0" w:color="auto"/>
                          </w:divBdr>
                          <w:divsChild>
                            <w:div w:id="1604804618">
                              <w:marLeft w:val="0"/>
                              <w:marRight w:val="0"/>
                              <w:marTop w:val="0"/>
                              <w:marBottom w:val="0"/>
                              <w:divBdr>
                                <w:top w:val="none" w:sz="0" w:space="0" w:color="auto"/>
                                <w:left w:val="none" w:sz="0" w:space="0" w:color="auto"/>
                                <w:bottom w:val="none" w:sz="0" w:space="0" w:color="auto"/>
                                <w:right w:val="none" w:sz="0" w:space="0" w:color="auto"/>
                              </w:divBdr>
                              <w:divsChild>
                                <w:div w:id="808741834">
                                  <w:marLeft w:val="0"/>
                                  <w:marRight w:val="0"/>
                                  <w:marTop w:val="0"/>
                                  <w:marBottom w:val="0"/>
                                  <w:divBdr>
                                    <w:top w:val="none" w:sz="0" w:space="0" w:color="auto"/>
                                    <w:left w:val="none" w:sz="0" w:space="0" w:color="auto"/>
                                    <w:bottom w:val="none" w:sz="0" w:space="0" w:color="auto"/>
                                    <w:right w:val="none" w:sz="0" w:space="0" w:color="auto"/>
                                  </w:divBdr>
                                  <w:divsChild>
                                    <w:div w:id="6500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419202">
      <w:bodyDiv w:val="1"/>
      <w:marLeft w:val="0"/>
      <w:marRight w:val="0"/>
      <w:marTop w:val="0"/>
      <w:marBottom w:val="0"/>
      <w:divBdr>
        <w:top w:val="none" w:sz="0" w:space="0" w:color="auto"/>
        <w:left w:val="none" w:sz="0" w:space="0" w:color="auto"/>
        <w:bottom w:val="none" w:sz="0" w:space="0" w:color="auto"/>
        <w:right w:val="none" w:sz="0" w:space="0" w:color="auto"/>
      </w:divBdr>
      <w:divsChild>
        <w:div w:id="1056975602">
          <w:marLeft w:val="0"/>
          <w:marRight w:val="0"/>
          <w:marTop w:val="0"/>
          <w:marBottom w:val="0"/>
          <w:divBdr>
            <w:top w:val="none" w:sz="0" w:space="0" w:color="auto"/>
            <w:left w:val="none" w:sz="0" w:space="0" w:color="auto"/>
            <w:bottom w:val="none" w:sz="0" w:space="0" w:color="auto"/>
            <w:right w:val="none" w:sz="0" w:space="0" w:color="auto"/>
          </w:divBdr>
          <w:divsChild>
            <w:div w:id="899170590">
              <w:marLeft w:val="0"/>
              <w:marRight w:val="0"/>
              <w:marTop w:val="0"/>
              <w:marBottom w:val="0"/>
              <w:divBdr>
                <w:top w:val="none" w:sz="0" w:space="0" w:color="auto"/>
                <w:left w:val="none" w:sz="0" w:space="0" w:color="auto"/>
                <w:bottom w:val="none" w:sz="0" w:space="0" w:color="auto"/>
                <w:right w:val="none" w:sz="0" w:space="0" w:color="auto"/>
              </w:divBdr>
              <w:divsChild>
                <w:div w:id="824247755">
                  <w:marLeft w:val="0"/>
                  <w:marRight w:val="0"/>
                  <w:marTop w:val="0"/>
                  <w:marBottom w:val="0"/>
                  <w:divBdr>
                    <w:top w:val="none" w:sz="0" w:space="0" w:color="auto"/>
                    <w:left w:val="none" w:sz="0" w:space="0" w:color="auto"/>
                    <w:bottom w:val="none" w:sz="0" w:space="0" w:color="auto"/>
                    <w:right w:val="none" w:sz="0" w:space="0" w:color="auto"/>
                  </w:divBdr>
                  <w:divsChild>
                    <w:div w:id="431167040">
                      <w:marLeft w:val="0"/>
                      <w:marRight w:val="0"/>
                      <w:marTop w:val="0"/>
                      <w:marBottom w:val="0"/>
                      <w:divBdr>
                        <w:top w:val="none" w:sz="0" w:space="0" w:color="auto"/>
                        <w:left w:val="none" w:sz="0" w:space="0" w:color="auto"/>
                        <w:bottom w:val="none" w:sz="0" w:space="0" w:color="auto"/>
                        <w:right w:val="none" w:sz="0" w:space="0" w:color="auto"/>
                      </w:divBdr>
                      <w:divsChild>
                        <w:div w:id="1264142091">
                          <w:marLeft w:val="0"/>
                          <w:marRight w:val="0"/>
                          <w:marTop w:val="0"/>
                          <w:marBottom w:val="0"/>
                          <w:divBdr>
                            <w:top w:val="none" w:sz="0" w:space="0" w:color="auto"/>
                            <w:left w:val="none" w:sz="0" w:space="0" w:color="auto"/>
                            <w:bottom w:val="none" w:sz="0" w:space="0" w:color="auto"/>
                            <w:right w:val="none" w:sz="0" w:space="0" w:color="auto"/>
                          </w:divBdr>
                          <w:divsChild>
                            <w:div w:id="269512931">
                              <w:marLeft w:val="0"/>
                              <w:marRight w:val="0"/>
                              <w:marTop w:val="0"/>
                              <w:marBottom w:val="0"/>
                              <w:divBdr>
                                <w:top w:val="none" w:sz="0" w:space="0" w:color="auto"/>
                                <w:left w:val="none" w:sz="0" w:space="0" w:color="auto"/>
                                <w:bottom w:val="none" w:sz="0" w:space="0" w:color="auto"/>
                                <w:right w:val="none" w:sz="0" w:space="0" w:color="auto"/>
                              </w:divBdr>
                              <w:divsChild>
                                <w:div w:id="1344091997">
                                  <w:marLeft w:val="0"/>
                                  <w:marRight w:val="0"/>
                                  <w:marTop w:val="0"/>
                                  <w:marBottom w:val="0"/>
                                  <w:divBdr>
                                    <w:top w:val="none" w:sz="0" w:space="0" w:color="auto"/>
                                    <w:left w:val="none" w:sz="0" w:space="0" w:color="auto"/>
                                    <w:bottom w:val="none" w:sz="0" w:space="0" w:color="auto"/>
                                    <w:right w:val="none" w:sz="0" w:space="0" w:color="auto"/>
                                  </w:divBdr>
                                  <w:divsChild>
                                    <w:div w:id="1620063047">
                                      <w:marLeft w:val="0"/>
                                      <w:marRight w:val="0"/>
                                      <w:marTop w:val="0"/>
                                      <w:marBottom w:val="0"/>
                                      <w:divBdr>
                                        <w:top w:val="none" w:sz="0" w:space="0" w:color="auto"/>
                                        <w:left w:val="none" w:sz="0" w:space="0" w:color="auto"/>
                                        <w:bottom w:val="none" w:sz="0" w:space="0" w:color="auto"/>
                                        <w:right w:val="none" w:sz="0" w:space="0" w:color="auto"/>
                                      </w:divBdr>
                                      <w:divsChild>
                                        <w:div w:id="18941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8988646">
      <w:bodyDiv w:val="1"/>
      <w:marLeft w:val="0"/>
      <w:marRight w:val="0"/>
      <w:marTop w:val="0"/>
      <w:marBottom w:val="0"/>
      <w:divBdr>
        <w:top w:val="none" w:sz="0" w:space="0" w:color="auto"/>
        <w:left w:val="none" w:sz="0" w:space="0" w:color="auto"/>
        <w:bottom w:val="none" w:sz="0" w:space="0" w:color="auto"/>
        <w:right w:val="none" w:sz="0" w:space="0" w:color="auto"/>
      </w:divBdr>
      <w:divsChild>
        <w:div w:id="217472224">
          <w:marLeft w:val="0"/>
          <w:marRight w:val="0"/>
          <w:marTop w:val="0"/>
          <w:marBottom w:val="0"/>
          <w:divBdr>
            <w:top w:val="none" w:sz="0" w:space="0" w:color="auto"/>
            <w:left w:val="none" w:sz="0" w:space="0" w:color="auto"/>
            <w:bottom w:val="none" w:sz="0" w:space="0" w:color="auto"/>
            <w:right w:val="none" w:sz="0" w:space="0" w:color="auto"/>
          </w:divBdr>
          <w:divsChild>
            <w:div w:id="604726283">
              <w:marLeft w:val="0"/>
              <w:marRight w:val="0"/>
              <w:marTop w:val="0"/>
              <w:marBottom w:val="0"/>
              <w:divBdr>
                <w:top w:val="none" w:sz="0" w:space="0" w:color="auto"/>
                <w:left w:val="none" w:sz="0" w:space="0" w:color="auto"/>
                <w:bottom w:val="none" w:sz="0" w:space="0" w:color="auto"/>
                <w:right w:val="none" w:sz="0" w:space="0" w:color="auto"/>
              </w:divBdr>
              <w:divsChild>
                <w:div w:id="533004756">
                  <w:marLeft w:val="0"/>
                  <w:marRight w:val="0"/>
                  <w:marTop w:val="0"/>
                  <w:marBottom w:val="0"/>
                  <w:divBdr>
                    <w:top w:val="none" w:sz="0" w:space="0" w:color="auto"/>
                    <w:left w:val="none" w:sz="0" w:space="0" w:color="auto"/>
                    <w:bottom w:val="none" w:sz="0" w:space="0" w:color="auto"/>
                    <w:right w:val="none" w:sz="0" w:space="0" w:color="auto"/>
                  </w:divBdr>
                  <w:divsChild>
                    <w:div w:id="1580284936">
                      <w:marLeft w:val="0"/>
                      <w:marRight w:val="0"/>
                      <w:marTop w:val="0"/>
                      <w:marBottom w:val="0"/>
                      <w:divBdr>
                        <w:top w:val="none" w:sz="0" w:space="0" w:color="auto"/>
                        <w:left w:val="none" w:sz="0" w:space="0" w:color="auto"/>
                        <w:bottom w:val="none" w:sz="0" w:space="0" w:color="auto"/>
                        <w:right w:val="none" w:sz="0" w:space="0" w:color="auto"/>
                      </w:divBdr>
                      <w:divsChild>
                        <w:div w:id="1461607426">
                          <w:marLeft w:val="0"/>
                          <w:marRight w:val="0"/>
                          <w:marTop w:val="0"/>
                          <w:marBottom w:val="0"/>
                          <w:divBdr>
                            <w:top w:val="none" w:sz="0" w:space="0" w:color="auto"/>
                            <w:left w:val="none" w:sz="0" w:space="0" w:color="auto"/>
                            <w:bottom w:val="none" w:sz="0" w:space="0" w:color="auto"/>
                            <w:right w:val="none" w:sz="0" w:space="0" w:color="auto"/>
                          </w:divBdr>
                          <w:divsChild>
                            <w:div w:id="596408044">
                              <w:marLeft w:val="0"/>
                              <w:marRight w:val="0"/>
                              <w:marTop w:val="0"/>
                              <w:marBottom w:val="0"/>
                              <w:divBdr>
                                <w:top w:val="none" w:sz="0" w:space="0" w:color="auto"/>
                                <w:left w:val="none" w:sz="0" w:space="0" w:color="auto"/>
                                <w:bottom w:val="none" w:sz="0" w:space="0" w:color="auto"/>
                                <w:right w:val="none" w:sz="0" w:space="0" w:color="auto"/>
                              </w:divBdr>
                              <w:divsChild>
                                <w:div w:id="1357540991">
                                  <w:marLeft w:val="0"/>
                                  <w:marRight w:val="0"/>
                                  <w:marTop w:val="0"/>
                                  <w:marBottom w:val="0"/>
                                  <w:divBdr>
                                    <w:top w:val="none" w:sz="0" w:space="0" w:color="auto"/>
                                    <w:left w:val="none" w:sz="0" w:space="0" w:color="auto"/>
                                    <w:bottom w:val="none" w:sz="0" w:space="0" w:color="auto"/>
                                    <w:right w:val="none" w:sz="0" w:space="0" w:color="auto"/>
                                  </w:divBdr>
                                  <w:divsChild>
                                    <w:div w:id="6570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635954">
      <w:bodyDiv w:val="1"/>
      <w:marLeft w:val="0"/>
      <w:marRight w:val="0"/>
      <w:marTop w:val="0"/>
      <w:marBottom w:val="0"/>
      <w:divBdr>
        <w:top w:val="none" w:sz="0" w:space="0" w:color="auto"/>
        <w:left w:val="none" w:sz="0" w:space="0" w:color="auto"/>
        <w:bottom w:val="none" w:sz="0" w:space="0" w:color="auto"/>
        <w:right w:val="none" w:sz="0" w:space="0" w:color="auto"/>
      </w:divBdr>
      <w:divsChild>
        <w:div w:id="561405626">
          <w:marLeft w:val="0"/>
          <w:marRight w:val="0"/>
          <w:marTop w:val="0"/>
          <w:marBottom w:val="0"/>
          <w:divBdr>
            <w:top w:val="none" w:sz="0" w:space="0" w:color="auto"/>
            <w:left w:val="none" w:sz="0" w:space="0" w:color="auto"/>
            <w:bottom w:val="none" w:sz="0" w:space="0" w:color="auto"/>
            <w:right w:val="none" w:sz="0" w:space="0" w:color="auto"/>
          </w:divBdr>
          <w:divsChild>
            <w:div w:id="1081179279">
              <w:marLeft w:val="0"/>
              <w:marRight w:val="0"/>
              <w:marTop w:val="0"/>
              <w:marBottom w:val="0"/>
              <w:divBdr>
                <w:top w:val="none" w:sz="0" w:space="0" w:color="auto"/>
                <w:left w:val="none" w:sz="0" w:space="0" w:color="auto"/>
                <w:bottom w:val="none" w:sz="0" w:space="0" w:color="auto"/>
                <w:right w:val="none" w:sz="0" w:space="0" w:color="auto"/>
              </w:divBdr>
              <w:divsChild>
                <w:div w:id="501362836">
                  <w:marLeft w:val="0"/>
                  <w:marRight w:val="0"/>
                  <w:marTop w:val="0"/>
                  <w:marBottom w:val="0"/>
                  <w:divBdr>
                    <w:top w:val="none" w:sz="0" w:space="0" w:color="auto"/>
                    <w:left w:val="none" w:sz="0" w:space="0" w:color="auto"/>
                    <w:bottom w:val="none" w:sz="0" w:space="0" w:color="auto"/>
                    <w:right w:val="none" w:sz="0" w:space="0" w:color="auto"/>
                  </w:divBdr>
                  <w:divsChild>
                    <w:div w:id="1803383934">
                      <w:marLeft w:val="0"/>
                      <w:marRight w:val="0"/>
                      <w:marTop w:val="0"/>
                      <w:marBottom w:val="0"/>
                      <w:divBdr>
                        <w:top w:val="none" w:sz="0" w:space="0" w:color="auto"/>
                        <w:left w:val="none" w:sz="0" w:space="0" w:color="auto"/>
                        <w:bottom w:val="none" w:sz="0" w:space="0" w:color="auto"/>
                        <w:right w:val="none" w:sz="0" w:space="0" w:color="auto"/>
                      </w:divBdr>
                      <w:divsChild>
                        <w:div w:id="1607276115">
                          <w:marLeft w:val="0"/>
                          <w:marRight w:val="0"/>
                          <w:marTop w:val="0"/>
                          <w:marBottom w:val="0"/>
                          <w:divBdr>
                            <w:top w:val="none" w:sz="0" w:space="0" w:color="auto"/>
                            <w:left w:val="none" w:sz="0" w:space="0" w:color="auto"/>
                            <w:bottom w:val="none" w:sz="0" w:space="0" w:color="auto"/>
                            <w:right w:val="none" w:sz="0" w:space="0" w:color="auto"/>
                          </w:divBdr>
                          <w:divsChild>
                            <w:div w:id="942344478">
                              <w:marLeft w:val="0"/>
                              <w:marRight w:val="0"/>
                              <w:marTop w:val="0"/>
                              <w:marBottom w:val="0"/>
                              <w:divBdr>
                                <w:top w:val="none" w:sz="0" w:space="0" w:color="auto"/>
                                <w:left w:val="none" w:sz="0" w:space="0" w:color="auto"/>
                                <w:bottom w:val="none" w:sz="0" w:space="0" w:color="auto"/>
                                <w:right w:val="none" w:sz="0" w:space="0" w:color="auto"/>
                              </w:divBdr>
                              <w:divsChild>
                                <w:div w:id="291785755">
                                  <w:marLeft w:val="0"/>
                                  <w:marRight w:val="0"/>
                                  <w:marTop w:val="0"/>
                                  <w:marBottom w:val="0"/>
                                  <w:divBdr>
                                    <w:top w:val="none" w:sz="0" w:space="0" w:color="auto"/>
                                    <w:left w:val="none" w:sz="0" w:space="0" w:color="auto"/>
                                    <w:bottom w:val="none" w:sz="0" w:space="0" w:color="auto"/>
                                    <w:right w:val="none" w:sz="0" w:space="0" w:color="auto"/>
                                  </w:divBdr>
                                  <w:divsChild>
                                    <w:div w:id="8873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833565">
      <w:bodyDiv w:val="1"/>
      <w:marLeft w:val="0"/>
      <w:marRight w:val="0"/>
      <w:marTop w:val="0"/>
      <w:marBottom w:val="0"/>
      <w:divBdr>
        <w:top w:val="none" w:sz="0" w:space="0" w:color="auto"/>
        <w:left w:val="none" w:sz="0" w:space="0" w:color="auto"/>
        <w:bottom w:val="none" w:sz="0" w:space="0" w:color="auto"/>
        <w:right w:val="none" w:sz="0" w:space="0" w:color="auto"/>
      </w:divBdr>
      <w:divsChild>
        <w:div w:id="447430792">
          <w:marLeft w:val="0"/>
          <w:marRight w:val="0"/>
          <w:marTop w:val="0"/>
          <w:marBottom w:val="0"/>
          <w:divBdr>
            <w:top w:val="none" w:sz="0" w:space="0" w:color="auto"/>
            <w:left w:val="none" w:sz="0" w:space="0" w:color="auto"/>
            <w:bottom w:val="none" w:sz="0" w:space="0" w:color="auto"/>
            <w:right w:val="none" w:sz="0" w:space="0" w:color="auto"/>
          </w:divBdr>
          <w:divsChild>
            <w:div w:id="1667512688">
              <w:marLeft w:val="0"/>
              <w:marRight w:val="0"/>
              <w:marTop w:val="0"/>
              <w:marBottom w:val="0"/>
              <w:divBdr>
                <w:top w:val="none" w:sz="0" w:space="0" w:color="auto"/>
                <w:left w:val="none" w:sz="0" w:space="0" w:color="auto"/>
                <w:bottom w:val="none" w:sz="0" w:space="0" w:color="auto"/>
                <w:right w:val="none" w:sz="0" w:space="0" w:color="auto"/>
              </w:divBdr>
              <w:divsChild>
                <w:div w:id="1494951928">
                  <w:marLeft w:val="0"/>
                  <w:marRight w:val="0"/>
                  <w:marTop w:val="0"/>
                  <w:marBottom w:val="0"/>
                  <w:divBdr>
                    <w:top w:val="none" w:sz="0" w:space="0" w:color="auto"/>
                    <w:left w:val="none" w:sz="0" w:space="0" w:color="auto"/>
                    <w:bottom w:val="none" w:sz="0" w:space="0" w:color="auto"/>
                    <w:right w:val="none" w:sz="0" w:space="0" w:color="auto"/>
                  </w:divBdr>
                  <w:divsChild>
                    <w:div w:id="2091736009">
                      <w:marLeft w:val="0"/>
                      <w:marRight w:val="0"/>
                      <w:marTop w:val="0"/>
                      <w:marBottom w:val="0"/>
                      <w:divBdr>
                        <w:top w:val="none" w:sz="0" w:space="0" w:color="auto"/>
                        <w:left w:val="none" w:sz="0" w:space="0" w:color="auto"/>
                        <w:bottom w:val="none" w:sz="0" w:space="0" w:color="auto"/>
                        <w:right w:val="none" w:sz="0" w:space="0" w:color="auto"/>
                      </w:divBdr>
                      <w:divsChild>
                        <w:div w:id="1336566167">
                          <w:marLeft w:val="0"/>
                          <w:marRight w:val="0"/>
                          <w:marTop w:val="0"/>
                          <w:marBottom w:val="0"/>
                          <w:divBdr>
                            <w:top w:val="none" w:sz="0" w:space="0" w:color="auto"/>
                            <w:left w:val="none" w:sz="0" w:space="0" w:color="auto"/>
                            <w:bottom w:val="none" w:sz="0" w:space="0" w:color="auto"/>
                            <w:right w:val="none" w:sz="0" w:space="0" w:color="auto"/>
                          </w:divBdr>
                          <w:divsChild>
                            <w:div w:id="788858442">
                              <w:marLeft w:val="0"/>
                              <w:marRight w:val="0"/>
                              <w:marTop w:val="0"/>
                              <w:marBottom w:val="0"/>
                              <w:divBdr>
                                <w:top w:val="none" w:sz="0" w:space="0" w:color="auto"/>
                                <w:left w:val="none" w:sz="0" w:space="0" w:color="auto"/>
                                <w:bottom w:val="none" w:sz="0" w:space="0" w:color="auto"/>
                                <w:right w:val="none" w:sz="0" w:space="0" w:color="auto"/>
                              </w:divBdr>
                              <w:divsChild>
                                <w:div w:id="1622952893">
                                  <w:marLeft w:val="0"/>
                                  <w:marRight w:val="0"/>
                                  <w:marTop w:val="0"/>
                                  <w:marBottom w:val="0"/>
                                  <w:divBdr>
                                    <w:top w:val="none" w:sz="0" w:space="0" w:color="auto"/>
                                    <w:left w:val="none" w:sz="0" w:space="0" w:color="auto"/>
                                    <w:bottom w:val="none" w:sz="0" w:space="0" w:color="auto"/>
                                    <w:right w:val="none" w:sz="0" w:space="0" w:color="auto"/>
                                  </w:divBdr>
                                  <w:divsChild>
                                    <w:div w:id="12634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586602">
      <w:bodyDiv w:val="1"/>
      <w:marLeft w:val="0"/>
      <w:marRight w:val="0"/>
      <w:marTop w:val="0"/>
      <w:marBottom w:val="0"/>
      <w:divBdr>
        <w:top w:val="none" w:sz="0" w:space="0" w:color="auto"/>
        <w:left w:val="none" w:sz="0" w:space="0" w:color="auto"/>
        <w:bottom w:val="none" w:sz="0" w:space="0" w:color="auto"/>
        <w:right w:val="none" w:sz="0" w:space="0" w:color="auto"/>
      </w:divBdr>
    </w:div>
    <w:div w:id="1007442848">
      <w:bodyDiv w:val="1"/>
      <w:marLeft w:val="0"/>
      <w:marRight w:val="0"/>
      <w:marTop w:val="0"/>
      <w:marBottom w:val="0"/>
      <w:divBdr>
        <w:top w:val="none" w:sz="0" w:space="0" w:color="auto"/>
        <w:left w:val="none" w:sz="0" w:space="0" w:color="auto"/>
        <w:bottom w:val="none" w:sz="0" w:space="0" w:color="auto"/>
        <w:right w:val="none" w:sz="0" w:space="0" w:color="auto"/>
      </w:divBdr>
    </w:div>
    <w:div w:id="1012806618">
      <w:bodyDiv w:val="1"/>
      <w:marLeft w:val="0"/>
      <w:marRight w:val="0"/>
      <w:marTop w:val="0"/>
      <w:marBottom w:val="0"/>
      <w:divBdr>
        <w:top w:val="none" w:sz="0" w:space="0" w:color="auto"/>
        <w:left w:val="none" w:sz="0" w:space="0" w:color="auto"/>
        <w:bottom w:val="none" w:sz="0" w:space="0" w:color="auto"/>
        <w:right w:val="none" w:sz="0" w:space="0" w:color="auto"/>
      </w:divBdr>
    </w:div>
    <w:div w:id="1137261640">
      <w:bodyDiv w:val="1"/>
      <w:marLeft w:val="0"/>
      <w:marRight w:val="0"/>
      <w:marTop w:val="0"/>
      <w:marBottom w:val="0"/>
      <w:divBdr>
        <w:top w:val="none" w:sz="0" w:space="0" w:color="auto"/>
        <w:left w:val="none" w:sz="0" w:space="0" w:color="auto"/>
        <w:bottom w:val="none" w:sz="0" w:space="0" w:color="auto"/>
        <w:right w:val="none" w:sz="0" w:space="0" w:color="auto"/>
      </w:divBdr>
      <w:divsChild>
        <w:div w:id="1858157901">
          <w:marLeft w:val="0"/>
          <w:marRight w:val="0"/>
          <w:marTop w:val="0"/>
          <w:marBottom w:val="0"/>
          <w:divBdr>
            <w:top w:val="none" w:sz="0" w:space="0" w:color="auto"/>
            <w:left w:val="none" w:sz="0" w:space="0" w:color="auto"/>
            <w:bottom w:val="none" w:sz="0" w:space="0" w:color="auto"/>
            <w:right w:val="none" w:sz="0" w:space="0" w:color="auto"/>
          </w:divBdr>
          <w:divsChild>
            <w:div w:id="584581460">
              <w:marLeft w:val="0"/>
              <w:marRight w:val="0"/>
              <w:marTop w:val="0"/>
              <w:marBottom w:val="0"/>
              <w:divBdr>
                <w:top w:val="none" w:sz="0" w:space="0" w:color="auto"/>
                <w:left w:val="none" w:sz="0" w:space="0" w:color="auto"/>
                <w:bottom w:val="none" w:sz="0" w:space="0" w:color="auto"/>
                <w:right w:val="none" w:sz="0" w:space="0" w:color="auto"/>
              </w:divBdr>
              <w:divsChild>
                <w:div w:id="1742170137">
                  <w:marLeft w:val="0"/>
                  <w:marRight w:val="0"/>
                  <w:marTop w:val="0"/>
                  <w:marBottom w:val="0"/>
                  <w:divBdr>
                    <w:top w:val="none" w:sz="0" w:space="0" w:color="auto"/>
                    <w:left w:val="none" w:sz="0" w:space="0" w:color="auto"/>
                    <w:bottom w:val="none" w:sz="0" w:space="0" w:color="auto"/>
                    <w:right w:val="none" w:sz="0" w:space="0" w:color="auto"/>
                  </w:divBdr>
                  <w:divsChild>
                    <w:div w:id="919408290">
                      <w:marLeft w:val="0"/>
                      <w:marRight w:val="0"/>
                      <w:marTop w:val="0"/>
                      <w:marBottom w:val="0"/>
                      <w:divBdr>
                        <w:top w:val="none" w:sz="0" w:space="0" w:color="auto"/>
                        <w:left w:val="none" w:sz="0" w:space="0" w:color="auto"/>
                        <w:bottom w:val="none" w:sz="0" w:space="0" w:color="auto"/>
                        <w:right w:val="none" w:sz="0" w:space="0" w:color="auto"/>
                      </w:divBdr>
                      <w:divsChild>
                        <w:div w:id="996886227">
                          <w:marLeft w:val="0"/>
                          <w:marRight w:val="0"/>
                          <w:marTop w:val="0"/>
                          <w:marBottom w:val="0"/>
                          <w:divBdr>
                            <w:top w:val="none" w:sz="0" w:space="0" w:color="auto"/>
                            <w:left w:val="none" w:sz="0" w:space="0" w:color="auto"/>
                            <w:bottom w:val="none" w:sz="0" w:space="0" w:color="auto"/>
                            <w:right w:val="none" w:sz="0" w:space="0" w:color="auto"/>
                          </w:divBdr>
                          <w:divsChild>
                            <w:div w:id="1865902339">
                              <w:marLeft w:val="0"/>
                              <w:marRight w:val="0"/>
                              <w:marTop w:val="0"/>
                              <w:marBottom w:val="0"/>
                              <w:divBdr>
                                <w:top w:val="none" w:sz="0" w:space="0" w:color="auto"/>
                                <w:left w:val="none" w:sz="0" w:space="0" w:color="auto"/>
                                <w:bottom w:val="none" w:sz="0" w:space="0" w:color="auto"/>
                                <w:right w:val="none" w:sz="0" w:space="0" w:color="auto"/>
                              </w:divBdr>
                              <w:divsChild>
                                <w:div w:id="2044398592">
                                  <w:marLeft w:val="0"/>
                                  <w:marRight w:val="0"/>
                                  <w:marTop w:val="0"/>
                                  <w:marBottom w:val="0"/>
                                  <w:divBdr>
                                    <w:top w:val="none" w:sz="0" w:space="0" w:color="auto"/>
                                    <w:left w:val="none" w:sz="0" w:space="0" w:color="auto"/>
                                    <w:bottom w:val="none" w:sz="0" w:space="0" w:color="auto"/>
                                    <w:right w:val="none" w:sz="0" w:space="0" w:color="auto"/>
                                  </w:divBdr>
                                  <w:divsChild>
                                    <w:div w:id="2082747158">
                                      <w:marLeft w:val="0"/>
                                      <w:marRight w:val="0"/>
                                      <w:marTop w:val="0"/>
                                      <w:marBottom w:val="0"/>
                                      <w:divBdr>
                                        <w:top w:val="none" w:sz="0" w:space="0" w:color="auto"/>
                                        <w:left w:val="none" w:sz="0" w:space="0" w:color="auto"/>
                                        <w:bottom w:val="none" w:sz="0" w:space="0" w:color="auto"/>
                                        <w:right w:val="none" w:sz="0" w:space="0" w:color="auto"/>
                                      </w:divBdr>
                                      <w:divsChild>
                                        <w:div w:id="14096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9100728">
      <w:bodyDiv w:val="1"/>
      <w:marLeft w:val="0"/>
      <w:marRight w:val="0"/>
      <w:marTop w:val="0"/>
      <w:marBottom w:val="0"/>
      <w:divBdr>
        <w:top w:val="none" w:sz="0" w:space="0" w:color="auto"/>
        <w:left w:val="none" w:sz="0" w:space="0" w:color="auto"/>
        <w:bottom w:val="none" w:sz="0" w:space="0" w:color="auto"/>
        <w:right w:val="none" w:sz="0" w:space="0" w:color="auto"/>
      </w:divBdr>
      <w:divsChild>
        <w:div w:id="465004953">
          <w:marLeft w:val="0"/>
          <w:marRight w:val="0"/>
          <w:marTop w:val="0"/>
          <w:marBottom w:val="0"/>
          <w:divBdr>
            <w:top w:val="none" w:sz="0" w:space="0" w:color="auto"/>
            <w:left w:val="none" w:sz="0" w:space="0" w:color="auto"/>
            <w:bottom w:val="none" w:sz="0" w:space="0" w:color="auto"/>
            <w:right w:val="none" w:sz="0" w:space="0" w:color="auto"/>
          </w:divBdr>
          <w:divsChild>
            <w:div w:id="729888209">
              <w:marLeft w:val="0"/>
              <w:marRight w:val="0"/>
              <w:marTop w:val="0"/>
              <w:marBottom w:val="0"/>
              <w:divBdr>
                <w:top w:val="none" w:sz="0" w:space="0" w:color="auto"/>
                <w:left w:val="none" w:sz="0" w:space="0" w:color="auto"/>
                <w:bottom w:val="none" w:sz="0" w:space="0" w:color="auto"/>
                <w:right w:val="none" w:sz="0" w:space="0" w:color="auto"/>
              </w:divBdr>
              <w:divsChild>
                <w:div w:id="1348872333">
                  <w:marLeft w:val="0"/>
                  <w:marRight w:val="0"/>
                  <w:marTop w:val="0"/>
                  <w:marBottom w:val="0"/>
                  <w:divBdr>
                    <w:top w:val="none" w:sz="0" w:space="0" w:color="auto"/>
                    <w:left w:val="none" w:sz="0" w:space="0" w:color="auto"/>
                    <w:bottom w:val="none" w:sz="0" w:space="0" w:color="auto"/>
                    <w:right w:val="none" w:sz="0" w:space="0" w:color="auto"/>
                  </w:divBdr>
                  <w:divsChild>
                    <w:div w:id="1077291743">
                      <w:marLeft w:val="0"/>
                      <w:marRight w:val="0"/>
                      <w:marTop w:val="0"/>
                      <w:marBottom w:val="0"/>
                      <w:divBdr>
                        <w:top w:val="none" w:sz="0" w:space="0" w:color="auto"/>
                        <w:left w:val="none" w:sz="0" w:space="0" w:color="auto"/>
                        <w:bottom w:val="none" w:sz="0" w:space="0" w:color="auto"/>
                        <w:right w:val="none" w:sz="0" w:space="0" w:color="auto"/>
                      </w:divBdr>
                      <w:divsChild>
                        <w:div w:id="706949632">
                          <w:marLeft w:val="0"/>
                          <w:marRight w:val="0"/>
                          <w:marTop w:val="0"/>
                          <w:marBottom w:val="0"/>
                          <w:divBdr>
                            <w:top w:val="none" w:sz="0" w:space="0" w:color="auto"/>
                            <w:left w:val="none" w:sz="0" w:space="0" w:color="auto"/>
                            <w:bottom w:val="none" w:sz="0" w:space="0" w:color="auto"/>
                            <w:right w:val="none" w:sz="0" w:space="0" w:color="auto"/>
                          </w:divBdr>
                          <w:divsChild>
                            <w:div w:id="1054504439">
                              <w:marLeft w:val="0"/>
                              <w:marRight w:val="0"/>
                              <w:marTop w:val="0"/>
                              <w:marBottom w:val="0"/>
                              <w:divBdr>
                                <w:top w:val="none" w:sz="0" w:space="0" w:color="auto"/>
                                <w:left w:val="none" w:sz="0" w:space="0" w:color="auto"/>
                                <w:bottom w:val="none" w:sz="0" w:space="0" w:color="auto"/>
                                <w:right w:val="none" w:sz="0" w:space="0" w:color="auto"/>
                              </w:divBdr>
                              <w:divsChild>
                                <w:div w:id="18166339">
                                  <w:marLeft w:val="0"/>
                                  <w:marRight w:val="0"/>
                                  <w:marTop w:val="0"/>
                                  <w:marBottom w:val="0"/>
                                  <w:divBdr>
                                    <w:top w:val="none" w:sz="0" w:space="0" w:color="auto"/>
                                    <w:left w:val="none" w:sz="0" w:space="0" w:color="auto"/>
                                    <w:bottom w:val="none" w:sz="0" w:space="0" w:color="auto"/>
                                    <w:right w:val="none" w:sz="0" w:space="0" w:color="auto"/>
                                  </w:divBdr>
                                  <w:divsChild>
                                    <w:div w:id="1860270389">
                                      <w:marLeft w:val="0"/>
                                      <w:marRight w:val="0"/>
                                      <w:marTop w:val="0"/>
                                      <w:marBottom w:val="0"/>
                                      <w:divBdr>
                                        <w:top w:val="none" w:sz="0" w:space="0" w:color="auto"/>
                                        <w:left w:val="none" w:sz="0" w:space="0" w:color="auto"/>
                                        <w:bottom w:val="none" w:sz="0" w:space="0" w:color="auto"/>
                                        <w:right w:val="none" w:sz="0" w:space="0" w:color="auto"/>
                                      </w:divBdr>
                                      <w:divsChild>
                                        <w:div w:id="6100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1897453">
      <w:bodyDiv w:val="1"/>
      <w:marLeft w:val="0"/>
      <w:marRight w:val="0"/>
      <w:marTop w:val="0"/>
      <w:marBottom w:val="0"/>
      <w:divBdr>
        <w:top w:val="none" w:sz="0" w:space="0" w:color="auto"/>
        <w:left w:val="none" w:sz="0" w:space="0" w:color="auto"/>
        <w:bottom w:val="none" w:sz="0" w:space="0" w:color="auto"/>
        <w:right w:val="none" w:sz="0" w:space="0" w:color="auto"/>
      </w:divBdr>
      <w:divsChild>
        <w:div w:id="1336617592">
          <w:marLeft w:val="0"/>
          <w:marRight w:val="0"/>
          <w:marTop w:val="0"/>
          <w:marBottom w:val="0"/>
          <w:divBdr>
            <w:top w:val="none" w:sz="0" w:space="0" w:color="auto"/>
            <w:left w:val="none" w:sz="0" w:space="0" w:color="auto"/>
            <w:bottom w:val="none" w:sz="0" w:space="0" w:color="auto"/>
            <w:right w:val="none" w:sz="0" w:space="0" w:color="auto"/>
          </w:divBdr>
          <w:divsChild>
            <w:div w:id="1670787771">
              <w:marLeft w:val="0"/>
              <w:marRight w:val="0"/>
              <w:marTop w:val="0"/>
              <w:marBottom w:val="0"/>
              <w:divBdr>
                <w:top w:val="none" w:sz="0" w:space="0" w:color="auto"/>
                <w:left w:val="none" w:sz="0" w:space="0" w:color="auto"/>
                <w:bottom w:val="none" w:sz="0" w:space="0" w:color="auto"/>
                <w:right w:val="none" w:sz="0" w:space="0" w:color="auto"/>
              </w:divBdr>
              <w:divsChild>
                <w:div w:id="14045205">
                  <w:marLeft w:val="0"/>
                  <w:marRight w:val="0"/>
                  <w:marTop w:val="0"/>
                  <w:marBottom w:val="0"/>
                  <w:divBdr>
                    <w:top w:val="none" w:sz="0" w:space="0" w:color="auto"/>
                    <w:left w:val="none" w:sz="0" w:space="0" w:color="auto"/>
                    <w:bottom w:val="none" w:sz="0" w:space="0" w:color="auto"/>
                    <w:right w:val="none" w:sz="0" w:space="0" w:color="auto"/>
                  </w:divBdr>
                  <w:divsChild>
                    <w:div w:id="1383795199">
                      <w:marLeft w:val="0"/>
                      <w:marRight w:val="0"/>
                      <w:marTop w:val="0"/>
                      <w:marBottom w:val="0"/>
                      <w:divBdr>
                        <w:top w:val="none" w:sz="0" w:space="0" w:color="auto"/>
                        <w:left w:val="none" w:sz="0" w:space="0" w:color="auto"/>
                        <w:bottom w:val="none" w:sz="0" w:space="0" w:color="auto"/>
                        <w:right w:val="none" w:sz="0" w:space="0" w:color="auto"/>
                      </w:divBdr>
                      <w:divsChild>
                        <w:div w:id="2060544393">
                          <w:marLeft w:val="0"/>
                          <w:marRight w:val="0"/>
                          <w:marTop w:val="0"/>
                          <w:marBottom w:val="0"/>
                          <w:divBdr>
                            <w:top w:val="none" w:sz="0" w:space="0" w:color="auto"/>
                            <w:left w:val="none" w:sz="0" w:space="0" w:color="auto"/>
                            <w:bottom w:val="none" w:sz="0" w:space="0" w:color="auto"/>
                            <w:right w:val="none" w:sz="0" w:space="0" w:color="auto"/>
                          </w:divBdr>
                          <w:divsChild>
                            <w:div w:id="1678147453">
                              <w:marLeft w:val="0"/>
                              <w:marRight w:val="0"/>
                              <w:marTop w:val="0"/>
                              <w:marBottom w:val="0"/>
                              <w:divBdr>
                                <w:top w:val="none" w:sz="0" w:space="0" w:color="auto"/>
                                <w:left w:val="none" w:sz="0" w:space="0" w:color="auto"/>
                                <w:bottom w:val="none" w:sz="0" w:space="0" w:color="auto"/>
                                <w:right w:val="none" w:sz="0" w:space="0" w:color="auto"/>
                              </w:divBdr>
                              <w:divsChild>
                                <w:div w:id="1728456142">
                                  <w:marLeft w:val="0"/>
                                  <w:marRight w:val="0"/>
                                  <w:marTop w:val="0"/>
                                  <w:marBottom w:val="0"/>
                                  <w:divBdr>
                                    <w:top w:val="none" w:sz="0" w:space="0" w:color="auto"/>
                                    <w:left w:val="none" w:sz="0" w:space="0" w:color="auto"/>
                                    <w:bottom w:val="none" w:sz="0" w:space="0" w:color="auto"/>
                                    <w:right w:val="none" w:sz="0" w:space="0" w:color="auto"/>
                                  </w:divBdr>
                                  <w:divsChild>
                                    <w:div w:id="208117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629235">
      <w:bodyDiv w:val="1"/>
      <w:marLeft w:val="0"/>
      <w:marRight w:val="0"/>
      <w:marTop w:val="0"/>
      <w:marBottom w:val="0"/>
      <w:divBdr>
        <w:top w:val="none" w:sz="0" w:space="0" w:color="auto"/>
        <w:left w:val="none" w:sz="0" w:space="0" w:color="auto"/>
        <w:bottom w:val="none" w:sz="0" w:space="0" w:color="auto"/>
        <w:right w:val="none" w:sz="0" w:space="0" w:color="auto"/>
      </w:divBdr>
      <w:divsChild>
        <w:div w:id="223566713">
          <w:marLeft w:val="0"/>
          <w:marRight w:val="0"/>
          <w:marTop w:val="0"/>
          <w:marBottom w:val="0"/>
          <w:divBdr>
            <w:top w:val="none" w:sz="0" w:space="0" w:color="auto"/>
            <w:left w:val="none" w:sz="0" w:space="0" w:color="auto"/>
            <w:bottom w:val="none" w:sz="0" w:space="0" w:color="auto"/>
            <w:right w:val="none" w:sz="0" w:space="0" w:color="auto"/>
          </w:divBdr>
          <w:divsChild>
            <w:div w:id="442773594">
              <w:marLeft w:val="0"/>
              <w:marRight w:val="0"/>
              <w:marTop w:val="0"/>
              <w:marBottom w:val="0"/>
              <w:divBdr>
                <w:top w:val="none" w:sz="0" w:space="0" w:color="auto"/>
                <w:left w:val="none" w:sz="0" w:space="0" w:color="auto"/>
                <w:bottom w:val="none" w:sz="0" w:space="0" w:color="auto"/>
                <w:right w:val="none" w:sz="0" w:space="0" w:color="auto"/>
              </w:divBdr>
              <w:divsChild>
                <w:div w:id="853035047">
                  <w:marLeft w:val="0"/>
                  <w:marRight w:val="0"/>
                  <w:marTop w:val="0"/>
                  <w:marBottom w:val="0"/>
                  <w:divBdr>
                    <w:top w:val="none" w:sz="0" w:space="0" w:color="auto"/>
                    <w:left w:val="none" w:sz="0" w:space="0" w:color="auto"/>
                    <w:bottom w:val="none" w:sz="0" w:space="0" w:color="auto"/>
                    <w:right w:val="none" w:sz="0" w:space="0" w:color="auto"/>
                  </w:divBdr>
                  <w:divsChild>
                    <w:div w:id="361323815">
                      <w:marLeft w:val="0"/>
                      <w:marRight w:val="0"/>
                      <w:marTop w:val="0"/>
                      <w:marBottom w:val="0"/>
                      <w:divBdr>
                        <w:top w:val="none" w:sz="0" w:space="0" w:color="auto"/>
                        <w:left w:val="none" w:sz="0" w:space="0" w:color="auto"/>
                        <w:bottom w:val="none" w:sz="0" w:space="0" w:color="auto"/>
                        <w:right w:val="none" w:sz="0" w:space="0" w:color="auto"/>
                      </w:divBdr>
                      <w:divsChild>
                        <w:div w:id="1830515043">
                          <w:marLeft w:val="0"/>
                          <w:marRight w:val="0"/>
                          <w:marTop w:val="0"/>
                          <w:marBottom w:val="0"/>
                          <w:divBdr>
                            <w:top w:val="none" w:sz="0" w:space="0" w:color="auto"/>
                            <w:left w:val="none" w:sz="0" w:space="0" w:color="auto"/>
                            <w:bottom w:val="none" w:sz="0" w:space="0" w:color="auto"/>
                            <w:right w:val="none" w:sz="0" w:space="0" w:color="auto"/>
                          </w:divBdr>
                          <w:divsChild>
                            <w:div w:id="693312513">
                              <w:marLeft w:val="0"/>
                              <w:marRight w:val="0"/>
                              <w:marTop w:val="0"/>
                              <w:marBottom w:val="0"/>
                              <w:divBdr>
                                <w:top w:val="none" w:sz="0" w:space="0" w:color="auto"/>
                                <w:left w:val="none" w:sz="0" w:space="0" w:color="auto"/>
                                <w:bottom w:val="none" w:sz="0" w:space="0" w:color="auto"/>
                                <w:right w:val="none" w:sz="0" w:space="0" w:color="auto"/>
                              </w:divBdr>
                              <w:divsChild>
                                <w:div w:id="250546608">
                                  <w:marLeft w:val="0"/>
                                  <w:marRight w:val="0"/>
                                  <w:marTop w:val="0"/>
                                  <w:marBottom w:val="0"/>
                                  <w:divBdr>
                                    <w:top w:val="none" w:sz="0" w:space="0" w:color="auto"/>
                                    <w:left w:val="none" w:sz="0" w:space="0" w:color="auto"/>
                                    <w:bottom w:val="none" w:sz="0" w:space="0" w:color="auto"/>
                                    <w:right w:val="none" w:sz="0" w:space="0" w:color="auto"/>
                                  </w:divBdr>
                                  <w:divsChild>
                                    <w:div w:id="117533223">
                                      <w:marLeft w:val="0"/>
                                      <w:marRight w:val="0"/>
                                      <w:marTop w:val="0"/>
                                      <w:marBottom w:val="0"/>
                                      <w:divBdr>
                                        <w:top w:val="none" w:sz="0" w:space="0" w:color="auto"/>
                                        <w:left w:val="none" w:sz="0" w:space="0" w:color="auto"/>
                                        <w:bottom w:val="none" w:sz="0" w:space="0" w:color="auto"/>
                                        <w:right w:val="none" w:sz="0" w:space="0" w:color="auto"/>
                                      </w:divBdr>
                                      <w:divsChild>
                                        <w:div w:id="1770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2527023">
      <w:bodyDiv w:val="1"/>
      <w:marLeft w:val="0"/>
      <w:marRight w:val="0"/>
      <w:marTop w:val="0"/>
      <w:marBottom w:val="0"/>
      <w:divBdr>
        <w:top w:val="none" w:sz="0" w:space="0" w:color="auto"/>
        <w:left w:val="none" w:sz="0" w:space="0" w:color="auto"/>
        <w:bottom w:val="none" w:sz="0" w:space="0" w:color="auto"/>
        <w:right w:val="none" w:sz="0" w:space="0" w:color="auto"/>
      </w:divBdr>
      <w:divsChild>
        <w:div w:id="1695687371">
          <w:marLeft w:val="0"/>
          <w:marRight w:val="0"/>
          <w:marTop w:val="0"/>
          <w:marBottom w:val="0"/>
          <w:divBdr>
            <w:top w:val="none" w:sz="0" w:space="0" w:color="auto"/>
            <w:left w:val="none" w:sz="0" w:space="0" w:color="auto"/>
            <w:bottom w:val="none" w:sz="0" w:space="0" w:color="auto"/>
            <w:right w:val="none" w:sz="0" w:space="0" w:color="auto"/>
          </w:divBdr>
          <w:divsChild>
            <w:div w:id="1108889568">
              <w:marLeft w:val="0"/>
              <w:marRight w:val="0"/>
              <w:marTop w:val="0"/>
              <w:marBottom w:val="0"/>
              <w:divBdr>
                <w:top w:val="none" w:sz="0" w:space="0" w:color="auto"/>
                <w:left w:val="none" w:sz="0" w:space="0" w:color="auto"/>
                <w:bottom w:val="none" w:sz="0" w:space="0" w:color="auto"/>
                <w:right w:val="none" w:sz="0" w:space="0" w:color="auto"/>
              </w:divBdr>
              <w:divsChild>
                <w:div w:id="503013695">
                  <w:marLeft w:val="0"/>
                  <w:marRight w:val="0"/>
                  <w:marTop w:val="0"/>
                  <w:marBottom w:val="0"/>
                  <w:divBdr>
                    <w:top w:val="none" w:sz="0" w:space="0" w:color="auto"/>
                    <w:left w:val="none" w:sz="0" w:space="0" w:color="auto"/>
                    <w:bottom w:val="none" w:sz="0" w:space="0" w:color="auto"/>
                    <w:right w:val="none" w:sz="0" w:space="0" w:color="auto"/>
                  </w:divBdr>
                  <w:divsChild>
                    <w:div w:id="31423367">
                      <w:marLeft w:val="0"/>
                      <w:marRight w:val="0"/>
                      <w:marTop w:val="0"/>
                      <w:marBottom w:val="0"/>
                      <w:divBdr>
                        <w:top w:val="none" w:sz="0" w:space="0" w:color="auto"/>
                        <w:left w:val="none" w:sz="0" w:space="0" w:color="auto"/>
                        <w:bottom w:val="none" w:sz="0" w:space="0" w:color="auto"/>
                        <w:right w:val="none" w:sz="0" w:space="0" w:color="auto"/>
                      </w:divBdr>
                      <w:divsChild>
                        <w:div w:id="298609401">
                          <w:marLeft w:val="0"/>
                          <w:marRight w:val="0"/>
                          <w:marTop w:val="0"/>
                          <w:marBottom w:val="0"/>
                          <w:divBdr>
                            <w:top w:val="none" w:sz="0" w:space="0" w:color="auto"/>
                            <w:left w:val="none" w:sz="0" w:space="0" w:color="auto"/>
                            <w:bottom w:val="none" w:sz="0" w:space="0" w:color="auto"/>
                            <w:right w:val="none" w:sz="0" w:space="0" w:color="auto"/>
                          </w:divBdr>
                          <w:divsChild>
                            <w:div w:id="371466920">
                              <w:marLeft w:val="0"/>
                              <w:marRight w:val="0"/>
                              <w:marTop w:val="0"/>
                              <w:marBottom w:val="0"/>
                              <w:divBdr>
                                <w:top w:val="none" w:sz="0" w:space="0" w:color="auto"/>
                                <w:left w:val="none" w:sz="0" w:space="0" w:color="auto"/>
                                <w:bottom w:val="none" w:sz="0" w:space="0" w:color="auto"/>
                                <w:right w:val="none" w:sz="0" w:space="0" w:color="auto"/>
                              </w:divBdr>
                              <w:divsChild>
                                <w:div w:id="64113423">
                                  <w:marLeft w:val="0"/>
                                  <w:marRight w:val="0"/>
                                  <w:marTop w:val="0"/>
                                  <w:marBottom w:val="0"/>
                                  <w:divBdr>
                                    <w:top w:val="none" w:sz="0" w:space="0" w:color="auto"/>
                                    <w:left w:val="none" w:sz="0" w:space="0" w:color="auto"/>
                                    <w:bottom w:val="none" w:sz="0" w:space="0" w:color="auto"/>
                                    <w:right w:val="none" w:sz="0" w:space="0" w:color="auto"/>
                                  </w:divBdr>
                                  <w:divsChild>
                                    <w:div w:id="343556721">
                                      <w:marLeft w:val="0"/>
                                      <w:marRight w:val="0"/>
                                      <w:marTop w:val="0"/>
                                      <w:marBottom w:val="0"/>
                                      <w:divBdr>
                                        <w:top w:val="none" w:sz="0" w:space="0" w:color="auto"/>
                                        <w:left w:val="none" w:sz="0" w:space="0" w:color="auto"/>
                                        <w:bottom w:val="none" w:sz="0" w:space="0" w:color="auto"/>
                                        <w:right w:val="none" w:sz="0" w:space="0" w:color="auto"/>
                                      </w:divBdr>
                                      <w:divsChild>
                                        <w:div w:id="14014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9349015">
      <w:bodyDiv w:val="1"/>
      <w:marLeft w:val="0"/>
      <w:marRight w:val="0"/>
      <w:marTop w:val="0"/>
      <w:marBottom w:val="0"/>
      <w:divBdr>
        <w:top w:val="none" w:sz="0" w:space="0" w:color="auto"/>
        <w:left w:val="none" w:sz="0" w:space="0" w:color="auto"/>
        <w:bottom w:val="none" w:sz="0" w:space="0" w:color="auto"/>
        <w:right w:val="none" w:sz="0" w:space="0" w:color="auto"/>
      </w:divBdr>
      <w:divsChild>
        <w:div w:id="503201393">
          <w:marLeft w:val="0"/>
          <w:marRight w:val="0"/>
          <w:marTop w:val="0"/>
          <w:marBottom w:val="0"/>
          <w:divBdr>
            <w:top w:val="none" w:sz="0" w:space="0" w:color="auto"/>
            <w:left w:val="none" w:sz="0" w:space="0" w:color="auto"/>
            <w:bottom w:val="none" w:sz="0" w:space="0" w:color="auto"/>
            <w:right w:val="none" w:sz="0" w:space="0" w:color="auto"/>
          </w:divBdr>
        </w:div>
        <w:div w:id="2143960498">
          <w:marLeft w:val="0"/>
          <w:marRight w:val="0"/>
          <w:marTop w:val="0"/>
          <w:marBottom w:val="0"/>
          <w:divBdr>
            <w:top w:val="none" w:sz="0" w:space="0" w:color="auto"/>
            <w:left w:val="none" w:sz="0" w:space="0" w:color="auto"/>
            <w:bottom w:val="none" w:sz="0" w:space="0" w:color="auto"/>
            <w:right w:val="none" w:sz="0" w:space="0" w:color="auto"/>
          </w:divBdr>
        </w:div>
      </w:divsChild>
    </w:div>
    <w:div w:id="1816482486">
      <w:bodyDiv w:val="1"/>
      <w:marLeft w:val="0"/>
      <w:marRight w:val="0"/>
      <w:marTop w:val="0"/>
      <w:marBottom w:val="0"/>
      <w:divBdr>
        <w:top w:val="none" w:sz="0" w:space="0" w:color="auto"/>
        <w:left w:val="none" w:sz="0" w:space="0" w:color="auto"/>
        <w:bottom w:val="none" w:sz="0" w:space="0" w:color="auto"/>
        <w:right w:val="none" w:sz="0" w:space="0" w:color="auto"/>
      </w:divBdr>
      <w:divsChild>
        <w:div w:id="819928582">
          <w:marLeft w:val="0"/>
          <w:marRight w:val="0"/>
          <w:marTop w:val="210"/>
          <w:marBottom w:val="0"/>
          <w:divBdr>
            <w:top w:val="none" w:sz="0" w:space="0" w:color="auto"/>
            <w:left w:val="none" w:sz="0" w:space="0" w:color="auto"/>
            <w:bottom w:val="none" w:sz="0" w:space="0" w:color="auto"/>
            <w:right w:val="none" w:sz="0" w:space="0" w:color="auto"/>
          </w:divBdr>
          <w:divsChild>
            <w:div w:id="850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9691">
      <w:bodyDiv w:val="1"/>
      <w:marLeft w:val="0"/>
      <w:marRight w:val="0"/>
      <w:marTop w:val="0"/>
      <w:marBottom w:val="0"/>
      <w:divBdr>
        <w:top w:val="none" w:sz="0" w:space="0" w:color="auto"/>
        <w:left w:val="none" w:sz="0" w:space="0" w:color="auto"/>
        <w:bottom w:val="none" w:sz="0" w:space="0" w:color="auto"/>
        <w:right w:val="none" w:sz="0" w:space="0" w:color="auto"/>
      </w:divBdr>
      <w:divsChild>
        <w:div w:id="313678287">
          <w:marLeft w:val="0"/>
          <w:marRight w:val="0"/>
          <w:marTop w:val="0"/>
          <w:marBottom w:val="0"/>
          <w:divBdr>
            <w:top w:val="none" w:sz="0" w:space="0" w:color="auto"/>
            <w:left w:val="none" w:sz="0" w:space="0" w:color="auto"/>
            <w:bottom w:val="none" w:sz="0" w:space="0" w:color="auto"/>
            <w:right w:val="none" w:sz="0" w:space="0" w:color="auto"/>
          </w:divBdr>
          <w:divsChild>
            <w:div w:id="887692387">
              <w:marLeft w:val="0"/>
              <w:marRight w:val="0"/>
              <w:marTop w:val="0"/>
              <w:marBottom w:val="0"/>
              <w:divBdr>
                <w:top w:val="none" w:sz="0" w:space="0" w:color="auto"/>
                <w:left w:val="none" w:sz="0" w:space="0" w:color="auto"/>
                <w:bottom w:val="none" w:sz="0" w:space="0" w:color="auto"/>
                <w:right w:val="none" w:sz="0" w:space="0" w:color="auto"/>
              </w:divBdr>
              <w:divsChild>
                <w:div w:id="1138493705">
                  <w:marLeft w:val="0"/>
                  <w:marRight w:val="0"/>
                  <w:marTop w:val="0"/>
                  <w:marBottom w:val="0"/>
                  <w:divBdr>
                    <w:top w:val="none" w:sz="0" w:space="0" w:color="auto"/>
                    <w:left w:val="none" w:sz="0" w:space="0" w:color="auto"/>
                    <w:bottom w:val="none" w:sz="0" w:space="0" w:color="auto"/>
                    <w:right w:val="none" w:sz="0" w:space="0" w:color="auto"/>
                  </w:divBdr>
                  <w:divsChild>
                    <w:div w:id="2011640954">
                      <w:marLeft w:val="0"/>
                      <w:marRight w:val="0"/>
                      <w:marTop w:val="0"/>
                      <w:marBottom w:val="0"/>
                      <w:divBdr>
                        <w:top w:val="none" w:sz="0" w:space="0" w:color="auto"/>
                        <w:left w:val="none" w:sz="0" w:space="0" w:color="auto"/>
                        <w:bottom w:val="none" w:sz="0" w:space="0" w:color="auto"/>
                        <w:right w:val="none" w:sz="0" w:space="0" w:color="auto"/>
                      </w:divBdr>
                      <w:divsChild>
                        <w:div w:id="1829327647">
                          <w:marLeft w:val="0"/>
                          <w:marRight w:val="0"/>
                          <w:marTop w:val="0"/>
                          <w:marBottom w:val="0"/>
                          <w:divBdr>
                            <w:top w:val="none" w:sz="0" w:space="0" w:color="auto"/>
                            <w:left w:val="none" w:sz="0" w:space="0" w:color="auto"/>
                            <w:bottom w:val="none" w:sz="0" w:space="0" w:color="auto"/>
                            <w:right w:val="none" w:sz="0" w:space="0" w:color="auto"/>
                          </w:divBdr>
                          <w:divsChild>
                            <w:div w:id="1905722875">
                              <w:marLeft w:val="0"/>
                              <w:marRight w:val="0"/>
                              <w:marTop w:val="0"/>
                              <w:marBottom w:val="0"/>
                              <w:divBdr>
                                <w:top w:val="none" w:sz="0" w:space="0" w:color="auto"/>
                                <w:left w:val="none" w:sz="0" w:space="0" w:color="auto"/>
                                <w:bottom w:val="none" w:sz="0" w:space="0" w:color="auto"/>
                                <w:right w:val="none" w:sz="0" w:space="0" w:color="auto"/>
                              </w:divBdr>
                              <w:divsChild>
                                <w:div w:id="1268003249">
                                  <w:marLeft w:val="0"/>
                                  <w:marRight w:val="0"/>
                                  <w:marTop w:val="0"/>
                                  <w:marBottom w:val="0"/>
                                  <w:divBdr>
                                    <w:top w:val="none" w:sz="0" w:space="0" w:color="auto"/>
                                    <w:left w:val="none" w:sz="0" w:space="0" w:color="auto"/>
                                    <w:bottom w:val="none" w:sz="0" w:space="0" w:color="auto"/>
                                    <w:right w:val="none" w:sz="0" w:space="0" w:color="auto"/>
                                  </w:divBdr>
                                  <w:divsChild>
                                    <w:div w:id="4674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401746">
      <w:bodyDiv w:val="1"/>
      <w:marLeft w:val="0"/>
      <w:marRight w:val="0"/>
      <w:marTop w:val="0"/>
      <w:marBottom w:val="0"/>
      <w:divBdr>
        <w:top w:val="none" w:sz="0" w:space="0" w:color="auto"/>
        <w:left w:val="none" w:sz="0" w:space="0" w:color="auto"/>
        <w:bottom w:val="none" w:sz="0" w:space="0" w:color="auto"/>
        <w:right w:val="none" w:sz="0" w:space="0" w:color="auto"/>
      </w:divBdr>
      <w:divsChild>
        <w:div w:id="151145620">
          <w:marLeft w:val="0"/>
          <w:marRight w:val="0"/>
          <w:marTop w:val="0"/>
          <w:marBottom w:val="0"/>
          <w:divBdr>
            <w:top w:val="none" w:sz="0" w:space="0" w:color="auto"/>
            <w:left w:val="none" w:sz="0" w:space="0" w:color="auto"/>
            <w:bottom w:val="none" w:sz="0" w:space="0" w:color="auto"/>
            <w:right w:val="none" w:sz="0" w:space="0" w:color="auto"/>
          </w:divBdr>
          <w:divsChild>
            <w:div w:id="666788404">
              <w:marLeft w:val="0"/>
              <w:marRight w:val="0"/>
              <w:marTop w:val="0"/>
              <w:marBottom w:val="0"/>
              <w:divBdr>
                <w:top w:val="none" w:sz="0" w:space="0" w:color="auto"/>
                <w:left w:val="none" w:sz="0" w:space="0" w:color="auto"/>
                <w:bottom w:val="none" w:sz="0" w:space="0" w:color="auto"/>
                <w:right w:val="none" w:sz="0" w:space="0" w:color="auto"/>
              </w:divBdr>
              <w:divsChild>
                <w:div w:id="1059742124">
                  <w:marLeft w:val="0"/>
                  <w:marRight w:val="0"/>
                  <w:marTop w:val="0"/>
                  <w:marBottom w:val="0"/>
                  <w:divBdr>
                    <w:top w:val="none" w:sz="0" w:space="0" w:color="auto"/>
                    <w:left w:val="none" w:sz="0" w:space="0" w:color="auto"/>
                    <w:bottom w:val="none" w:sz="0" w:space="0" w:color="auto"/>
                    <w:right w:val="none" w:sz="0" w:space="0" w:color="auto"/>
                  </w:divBdr>
                  <w:divsChild>
                    <w:div w:id="1459837856">
                      <w:marLeft w:val="0"/>
                      <w:marRight w:val="0"/>
                      <w:marTop w:val="0"/>
                      <w:marBottom w:val="0"/>
                      <w:divBdr>
                        <w:top w:val="none" w:sz="0" w:space="0" w:color="auto"/>
                        <w:left w:val="none" w:sz="0" w:space="0" w:color="auto"/>
                        <w:bottom w:val="none" w:sz="0" w:space="0" w:color="auto"/>
                        <w:right w:val="none" w:sz="0" w:space="0" w:color="auto"/>
                      </w:divBdr>
                      <w:divsChild>
                        <w:div w:id="477963399">
                          <w:marLeft w:val="0"/>
                          <w:marRight w:val="0"/>
                          <w:marTop w:val="0"/>
                          <w:marBottom w:val="0"/>
                          <w:divBdr>
                            <w:top w:val="none" w:sz="0" w:space="0" w:color="auto"/>
                            <w:left w:val="none" w:sz="0" w:space="0" w:color="auto"/>
                            <w:bottom w:val="none" w:sz="0" w:space="0" w:color="auto"/>
                            <w:right w:val="none" w:sz="0" w:space="0" w:color="auto"/>
                          </w:divBdr>
                          <w:divsChild>
                            <w:div w:id="480541562">
                              <w:marLeft w:val="0"/>
                              <w:marRight w:val="0"/>
                              <w:marTop w:val="0"/>
                              <w:marBottom w:val="0"/>
                              <w:divBdr>
                                <w:top w:val="none" w:sz="0" w:space="0" w:color="auto"/>
                                <w:left w:val="none" w:sz="0" w:space="0" w:color="auto"/>
                                <w:bottom w:val="none" w:sz="0" w:space="0" w:color="auto"/>
                                <w:right w:val="none" w:sz="0" w:space="0" w:color="auto"/>
                              </w:divBdr>
                              <w:divsChild>
                                <w:div w:id="2086342097">
                                  <w:marLeft w:val="0"/>
                                  <w:marRight w:val="0"/>
                                  <w:marTop w:val="0"/>
                                  <w:marBottom w:val="0"/>
                                  <w:divBdr>
                                    <w:top w:val="none" w:sz="0" w:space="0" w:color="auto"/>
                                    <w:left w:val="none" w:sz="0" w:space="0" w:color="auto"/>
                                    <w:bottom w:val="none" w:sz="0" w:space="0" w:color="auto"/>
                                    <w:right w:val="none" w:sz="0" w:space="0" w:color="auto"/>
                                  </w:divBdr>
                                  <w:divsChild>
                                    <w:div w:id="1195118553">
                                      <w:marLeft w:val="0"/>
                                      <w:marRight w:val="0"/>
                                      <w:marTop w:val="0"/>
                                      <w:marBottom w:val="0"/>
                                      <w:divBdr>
                                        <w:top w:val="none" w:sz="0" w:space="0" w:color="auto"/>
                                        <w:left w:val="none" w:sz="0" w:space="0" w:color="auto"/>
                                        <w:bottom w:val="none" w:sz="0" w:space="0" w:color="auto"/>
                                        <w:right w:val="none" w:sz="0" w:space="0" w:color="auto"/>
                                      </w:divBdr>
                                      <w:divsChild>
                                        <w:div w:id="12947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288280">
      <w:bodyDiv w:val="1"/>
      <w:marLeft w:val="0"/>
      <w:marRight w:val="0"/>
      <w:marTop w:val="0"/>
      <w:marBottom w:val="0"/>
      <w:divBdr>
        <w:top w:val="none" w:sz="0" w:space="0" w:color="auto"/>
        <w:left w:val="none" w:sz="0" w:space="0" w:color="auto"/>
        <w:bottom w:val="none" w:sz="0" w:space="0" w:color="auto"/>
        <w:right w:val="none" w:sz="0" w:space="0" w:color="auto"/>
      </w:divBdr>
      <w:divsChild>
        <w:div w:id="1627196159">
          <w:marLeft w:val="0"/>
          <w:marRight w:val="0"/>
          <w:marTop w:val="0"/>
          <w:marBottom w:val="0"/>
          <w:divBdr>
            <w:top w:val="none" w:sz="0" w:space="0" w:color="auto"/>
            <w:left w:val="none" w:sz="0" w:space="0" w:color="auto"/>
            <w:bottom w:val="none" w:sz="0" w:space="0" w:color="auto"/>
            <w:right w:val="none" w:sz="0" w:space="0" w:color="auto"/>
          </w:divBdr>
          <w:divsChild>
            <w:div w:id="268775350">
              <w:marLeft w:val="0"/>
              <w:marRight w:val="0"/>
              <w:marTop w:val="0"/>
              <w:marBottom w:val="0"/>
              <w:divBdr>
                <w:top w:val="none" w:sz="0" w:space="0" w:color="auto"/>
                <w:left w:val="none" w:sz="0" w:space="0" w:color="auto"/>
                <w:bottom w:val="none" w:sz="0" w:space="0" w:color="auto"/>
                <w:right w:val="none" w:sz="0" w:space="0" w:color="auto"/>
              </w:divBdr>
              <w:divsChild>
                <w:div w:id="905456803">
                  <w:marLeft w:val="0"/>
                  <w:marRight w:val="0"/>
                  <w:marTop w:val="0"/>
                  <w:marBottom w:val="0"/>
                  <w:divBdr>
                    <w:top w:val="none" w:sz="0" w:space="0" w:color="auto"/>
                    <w:left w:val="none" w:sz="0" w:space="0" w:color="auto"/>
                    <w:bottom w:val="none" w:sz="0" w:space="0" w:color="auto"/>
                    <w:right w:val="none" w:sz="0" w:space="0" w:color="auto"/>
                  </w:divBdr>
                  <w:divsChild>
                    <w:div w:id="1790472805">
                      <w:marLeft w:val="0"/>
                      <w:marRight w:val="0"/>
                      <w:marTop w:val="0"/>
                      <w:marBottom w:val="0"/>
                      <w:divBdr>
                        <w:top w:val="none" w:sz="0" w:space="0" w:color="auto"/>
                        <w:left w:val="none" w:sz="0" w:space="0" w:color="auto"/>
                        <w:bottom w:val="none" w:sz="0" w:space="0" w:color="auto"/>
                        <w:right w:val="none" w:sz="0" w:space="0" w:color="auto"/>
                      </w:divBdr>
                      <w:divsChild>
                        <w:div w:id="1074204606">
                          <w:marLeft w:val="0"/>
                          <w:marRight w:val="0"/>
                          <w:marTop w:val="0"/>
                          <w:marBottom w:val="0"/>
                          <w:divBdr>
                            <w:top w:val="none" w:sz="0" w:space="0" w:color="auto"/>
                            <w:left w:val="none" w:sz="0" w:space="0" w:color="auto"/>
                            <w:bottom w:val="none" w:sz="0" w:space="0" w:color="auto"/>
                            <w:right w:val="none" w:sz="0" w:space="0" w:color="auto"/>
                          </w:divBdr>
                          <w:divsChild>
                            <w:div w:id="2073769729">
                              <w:marLeft w:val="0"/>
                              <w:marRight w:val="0"/>
                              <w:marTop w:val="0"/>
                              <w:marBottom w:val="0"/>
                              <w:divBdr>
                                <w:top w:val="none" w:sz="0" w:space="0" w:color="auto"/>
                                <w:left w:val="none" w:sz="0" w:space="0" w:color="auto"/>
                                <w:bottom w:val="none" w:sz="0" w:space="0" w:color="auto"/>
                                <w:right w:val="none" w:sz="0" w:space="0" w:color="auto"/>
                              </w:divBdr>
                              <w:divsChild>
                                <w:div w:id="285360059">
                                  <w:marLeft w:val="0"/>
                                  <w:marRight w:val="0"/>
                                  <w:marTop w:val="0"/>
                                  <w:marBottom w:val="0"/>
                                  <w:divBdr>
                                    <w:top w:val="none" w:sz="0" w:space="0" w:color="auto"/>
                                    <w:left w:val="none" w:sz="0" w:space="0" w:color="auto"/>
                                    <w:bottom w:val="none" w:sz="0" w:space="0" w:color="auto"/>
                                    <w:right w:val="none" w:sz="0" w:space="0" w:color="auto"/>
                                  </w:divBdr>
                                  <w:divsChild>
                                    <w:div w:id="9838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glossaryDocument" Target="glossary/document.xml" Id="rId14" /><Relationship Type="http://schemas.microsoft.com/office/2011/relationships/people" Target="people.xml" Id="Rdff99042773547ed" /><Relationship Type="http://schemas.microsoft.com/office/2011/relationships/commentsExtended" Target="commentsExtended.xml" Id="R66949ae2e4874bd1" /><Relationship Type="http://schemas.microsoft.com/office/2016/09/relationships/commentsIds" Target="commentsIds.xml" Id="Rc2960be85bb04b7a" /><Relationship Type="http://schemas.openxmlformats.org/officeDocument/2006/relationships/image" Target="/media/image2.png" Id="rId318435875" /><Relationship Type="http://schemas.openxmlformats.org/officeDocument/2006/relationships/image" Target="/media/image3.png" Id="rId1873522272" /><Relationship Type="http://schemas.openxmlformats.org/officeDocument/2006/relationships/image" Target="/media/image4.png" Id="rId366321933" /><Relationship Type="http://schemas.openxmlformats.org/officeDocument/2006/relationships/image" Target="/media/image5.png" Id="rId1694870685" /><Relationship Type="http://schemas.openxmlformats.org/officeDocument/2006/relationships/image" Target="/media/image6.png" Id="rId1515436095" /><Relationship Type="http://schemas.openxmlformats.org/officeDocument/2006/relationships/image" Target="/media/image8.png" Id="rId1212039068" /><Relationship Type="http://schemas.openxmlformats.org/officeDocument/2006/relationships/image" Target="/media/image.jpg" Id="rId1020839088" /><Relationship Type="http://schemas.microsoft.com/office/2020/10/relationships/intelligence" Target="intelligence2.xml" Id="R40e2977396444b5c" /><Relationship Type="http://schemas.openxmlformats.org/officeDocument/2006/relationships/image" Target="/media/image9.png" Id="rId447783004" /><Relationship Type="http://schemas.openxmlformats.org/officeDocument/2006/relationships/image" Target="/media/imagea.png" Id="rId1240546647" /><Relationship Type="http://schemas.openxmlformats.org/officeDocument/2006/relationships/image" Target="/media/imageb.png" Id="rId2136241108" /><Relationship Type="http://schemas.openxmlformats.org/officeDocument/2006/relationships/image" Target="/media/imagec.png" Id="rId1919488617" /><Relationship Type="http://schemas.openxmlformats.org/officeDocument/2006/relationships/image" Target="/media/imaged.png" Id="rId1954168742" /><Relationship Type="http://schemas.openxmlformats.org/officeDocument/2006/relationships/image" Target="/media/imagee.png" Id="rId447428105" /><Relationship Type="http://schemas.openxmlformats.org/officeDocument/2006/relationships/image" Target="/media/image2.jpg" Id="rId1023380322" /><Relationship Type="http://schemas.openxmlformats.org/officeDocument/2006/relationships/image" Target="/media/imagef.png" Id="rId527940678" /><Relationship Type="http://schemas.openxmlformats.org/officeDocument/2006/relationships/image" Target="/media/image3.jpg" Id="rId1604990668" /><Relationship Type="http://schemas.openxmlformats.org/officeDocument/2006/relationships/image" Target="/media/image4.jpg" Id="rId1513430870" /><Relationship Type="http://schemas.openxmlformats.org/officeDocument/2006/relationships/image" Target="/media/image5.jpg" Id="rId989771042"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B533FBD-EE58-49C7-8F3C-2FD1AC6A7688}"/>
      </w:docPartPr>
      <w:docPartBody>
        <w:p xmlns:wp14="http://schemas.microsoft.com/office/word/2010/wordml" w:rsidR="00900375" w:rsidRDefault="00826839" w14:paraId="4C3E277F" wp14:textId="77777777">
          <w:r w:rsidRPr="00EE05B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839"/>
    <w:rsid w:val="00027CEA"/>
    <w:rsid w:val="0014099C"/>
    <w:rsid w:val="005E446E"/>
    <w:rsid w:val="005E4AB7"/>
    <w:rsid w:val="00826839"/>
    <w:rsid w:val="00900375"/>
    <w:rsid w:val="00E14E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0375"/>
  </w:style>
  <w:style w:type="paragraph" w:customStyle="1" w:styleId="3138A0628FCF41128D3FDEF828F35215">
    <w:name w:val="3138A0628FCF41128D3FDEF828F35215"/>
    <w:rsid w:val="00900375"/>
    <w:pPr>
      <w:spacing w:line="278" w:lineRule="auto"/>
    </w:pPr>
    <w:rPr>
      <w:kern w:val="2"/>
      <w:sz w:val="24"/>
      <w:szCs w:val="24"/>
      <w14:ligatures w14:val="standardContextual"/>
    </w:rPr>
  </w:style>
  <w:style w:type="paragraph" w:customStyle="1" w:styleId="CD8970CDAD59465F94C69ECF7E69562F">
    <w:name w:val="CD8970CDAD59465F94C69ECF7E69562F"/>
    <w:rsid w:val="0090037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b178889a0858408c" /></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b178889a0858408c"/>
  </wetp:taskpane>
</wetp:taskpanes>
</file>

<file path=word/webextensions/webextension.xml><?xml version="1.0" encoding="utf-8"?>
<we:webextension xmlns:we="http://schemas.microsoft.com/office/webextensions/webextension/2010/11" id="20f8b812-7638-4740-b3ac-aa0983d2fb4f">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e51a28c6-b809-46f4-9c36-2bc3d523c169&quot;,&quot;properties&quot;:{&quot;noteIndex&quot;:0},&quot;isEdited&quot;:false,&quot;manualOverride&quot;:{&quot;isManuallyOverridden&quot;:false,&quot;citeprocText&quot;:&quot;(Demszky et al. 2020)&quot;,&quot;manualOverrideText&quot;:&quot;&quot;},&quot;citationTag&quot;:&quot;MENDELEY_CITATION_v3_eyJjaXRhdGlvbklEIjoiTUVOREVMRVlfQ0lUQVRJT05fZTUxYTI4YzYtYjgwOS00NmY0LTljMzYtMmJjM2Q1MjNjMTY5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quot;,&quot;citationItems&quot;:[{&quot;id&quot;:&quot;faa4432e-0e69-379f-9da0-36c5e81656bf&quot;,&quot;itemData&quot;:{&quot;type&quot;:&quot;article-journal&quot;,&quot;id&quot;:&quot;faa4432e-0e69-379f-9da0-36c5e81656bf&quot;,&quot;title&quot;:&quot;GoEmotions: A Dataset of Fine-Grained Emotions&quot;,&quot;author&quot;:[{&quot;family&quot;:&quot;Demszky&quot;,&quot;given&quot;:&quot;Dorottya&quot;,&quot;parse-names&quot;:false,&quot;dropping-particle&quot;:&quot;&quot;,&quot;non-dropping-particle&quot;:&quot;&quot;},{&quot;family&quot;:&quot;Movshovitz-Attias&quot;,&quot;given&quot;:&quot;Dana&quot;,&quot;parse-names&quot;:false,&quot;dropping-particle&quot;:&quot;&quot;,&quot;non-dropping-particle&quot;:&quot;&quot;},{&quot;family&quot;:&quot;Ko&quot;,&quot;given&quot;:&quot;Jeongwoo&quot;,&quot;parse-names&quot;:false,&quot;dropping-particle&quot;:&quot;&quot;,&quot;non-dropping-particle&quot;:&quot;&quot;},{&quot;family&quot;:&quot;Cowen&quot;,&quot;given&quot;:&quot;Alan&quot;,&quot;parse-names&quot;:false,&quot;dropping-particle&quot;:&quot;&quot;,&quot;non-dropping-particle&quot;:&quot;&quot;},{&quot;family&quot;:&quot;Nemade&quot;,&quot;given&quot;:&quot;Gaurav&quot;,&quot;parse-names&quot;:false,&quot;dropping-particle&quot;:&quot;&quot;,&quot;non-dropping-particle&quot;:&quot;&quot;},{&quot;family&quot;:&quot;Ravi&quot;,&quot;given&quot;:&quot;Sujith&quot;,&quot;parse-names&quot;:false,&quot;dropping-particle&quot;:&quot;&quot;,&quot;non-dropping-particle&quot;:&quot;&quot;}],&quot;URL&quot;:&quot;http://arxiv.org/abs/2005.00547&quot;,&quot;issued&quot;:{&quot;date-parts&quot;:[[2020,5,1]]},&quot;abstract&quot;:&quot;Understanding emotion expressed in language has a wide range of applications, from building empathetic chatbots to detecting harmful online behavior. Advancement in this area can be improved using large-scale datasets with a fine-grained typology, adaptable to multiple downstream tasks. We introduce GoEmotions, the largest manually annotated dataset of 58k English Reddit comments, labeled for 27 emotion categories or Neutral. We demonstrate the high quality of the annotations via Principal Preserved Component Analysis. We conduct transfer learning experiments with existing emotion benchmarks to show that our dataset generalizes well to other domains and different emotion taxonomies. Our BERT-based model achieves an average F1-score of .46 across our proposed taxonomy, leaving much room for improvement.&quot;,&quot;container-title-short&quot;:&quot;&quot;},&quot;isTemporary&quot;:false,&quot;suppress-author&quot;:false,&quot;composite&quot;:false,&quot;author-only&quot;:false}]},{&quot;citationID&quot;:&quot;MENDELEY_CITATION_5e921b1b-29cf-4f10-a8af-d1c9383aa557&quot;,&quot;properties&quot;:{&quot;noteIndex&quot;:0},&quot;isEdited&quot;:false,&quot;manualOverride&quot;:{&quot;isManuallyOverridden&quot;:false,&quot;citeprocText&quot;:&quot;(F1 Score in Machine Learning 2025)&quot;,&quot;manualOverrideText&quot;:&quot;&quot;},&quot;citationTag&quot;:&quot;MENDELEY_CITATION_v3_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&quot;,&quot;citationItems&quot;:[{&quot;id&quot;:&quot;57affe31-0bc5-3dd1-8cd4-cf8196cf9886&quot;,&quot;itemData&quot;:{&quot;type&quot;:&quot;webpage&quot;,&quot;id&quot;:&quot;57affe31-0bc5-3dd1-8cd4-cf8196cf9886&quot;,&quot;title&quot;:&quot;F1 Score in Machine Learning: All You Need To Know in 2025&quot;,&quot;author&quot;:[{&quot;family&quot;:&quot;Futurense&quot;,&quot;given&quot;:&quot;&quot;,&quot;parse-names&quot;:false,&quot;dropping-particle&quot;:&quot;&quot;,&quot;non-dropping-particle&quot;:&quot;&quot;}],&quot;container-title&quot;:&quot;Futurense&quot;,&quot;accessed&quot;:{&quot;date-parts&quot;:[[2025,8,13]]},&quot;URL&quot;:&quot;https://www.futurense.com/uni-blog/f1-score-machine-learning&quot;,&quot;issued&quot;:{&quot;date-parts&quot;:[[2025,6,2]]},&quot;container-title-short&quot;:&quot;&quot;},&quot;isTemporary&quot;:false,&quot;suppress-author&quot;:false,&quot;composite&quot;:false,&quot;author-only&quot;:false}]},{&quot;citationID&quot;:&quot;MENDELEY_CITATION_8477a444-1eb5-410a-b42a-3328e297c72e&quot;,&quot;properties&quot;:{&quot;noteIndex&quot;:0},&quot;isEdited&quot;:false,&quot;manualOverride&quot;:{&quot;isManuallyOverridden&quot;:false,&quot;citeprocText&quot;:&quot;(Sanh et al. 2019)&quot;,&quot;manualOverrideText&quot;:&quot;&quot;},&quot;citationTag&quot;:&quot;MENDELEY_CITATION_v3_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&quot;,&quot;citationItems&quot;:[{&quot;id&quot;:&quot;06e08dfd-ef0d-39fe-a046-fbf4c0ddaeae&quot;,&quot;itemData&quot;:{&quot;type&quot;:&quot;report&quot;,&quot;id&quot;:&quot;06e08dfd-ef0d-39fe-a046-fbf4c0ddaeae&quot;,&quot;title&quot;:&quot;DistilBERT, a distilled version of BERT: smaller, faster, cheaper and lighter&quot;,&quot;author&quot;:[{&quot;family&quot;:&quot;Sanh&quot;,&quot;given&quot;:&quot;Victor&quot;,&quot;parse-names&quot;:false,&quot;dropping-particle&quot;:&quot;&quot;,&quot;non-dropping-particle&quot;:&quot;&quot;},{&quot;family&quot;:&quot;Debut&quot;,&quot;given&quot;:&quot;Lysandre&quot;,&quot;parse-names&quot;:false,&quot;dropping-particle&quot;:&quot;&quot;,&quot;non-dropping-particle&quot;:&quot;&quot;},{&quot;family&quot;:&quot;Chaumond&quot;,&quot;given&quot;:&quot;Julien&quot;,&quot;parse-names&quot;:false,&quot;dropping-particle&quot;:&quot;&quot;,&quot;non-dropping-particle&quot;:&quot;&quot;},{&quot;family&quot;:&quot;Wolf&quot;,&quot;given&quot;:&quot;Thomas&quot;,&quot;parse-names&quot;:false,&quot;dropping-particle&quot;:&quot;&quot;,&quot;non-dropping-particle&quot;:&quot;&quot;}],&quot;URL&quot;:&quot;https://github.com/huggingface/transformers&quot;,&quot;issued&quot;:{&quot;date-parts&quot;:[[2019]]},&quot;abstract&quot;:&quot;As Transfer Learning from large-scale pre-trained models becomes more prevalent in Natural Language Processing (NLP), operating these large models in on-the-edge and/or under constrained computational training or inference budgets remains challenging. In this work, we propose a method to pre-train a smaller general-purpose language representation model, called DistilBERT, which can then be fine-tuned with good performances on a wide range of tasks like its larger counterparts. While most prior work investigated the use of distillation for building task-specific models, we leverage knowledge distillation during the pre-training phase and show that it is possible to reduce the size of a BERT model by 40%, while retaining 97% of its language understanding capabilities and being 60% faster. To leverage the inductive biases learned by larger models during pre-training, we introduce a triple loss combining language modeling, distillation and cosine-distance losses. Our smaller, faster and lighter model is cheaper to pre-train and we demonstrate its capabilities for on-device computations in a proof-of-concept experiment and a comparative on-device study.&quot;,&quot;container-title-short&quot;:&quot;&quot;},&quot;isTemporary&quot;:false,&quot;suppress-author&quot;:false,&quot;composite&quot;:false,&quot;author-only&quot;:false}]},{&quot;citationID&quot;:&quot;MENDELEY_CITATION_1d634639-bf28-432a-a11e-f9d999e8ee15&quot;,&quot;properties&quot;:{&quot;noteIndex&quot;:0},&quot;isEdited&quot;:false,&quot;manualOverride&quot;:{&quot;isManuallyOverridden&quot;:false,&quot;citeprocText&quot;:&quot;(GoEmotions-Fine-grained emotion classification 2021)&quot;,&quot;manualOverrideText&quot;:&quot;&quot;},&quot;citationTag&quot;:&quot;MENDELEY_CITATION_v3_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&quot;,&quot;citationItems&quot;:[{&quot;id&quot;:&quot;ef22ebfe-3617-35a8-9a65-c85c932db4d7&quot;,&quot;itemData&quot;:{&quot;type&quot;:&quot;webpage&quot;,&quot;id&quot;:&quot;ef22ebfe-3617-35a8-9a65-c85c932db4d7&quot;,&quot;title&quot;:&quot;GoEmotions&quot;,&quot;author&quot;:[{&quot;family&quot;:&quot;GoEmotions-Fine-grained emotion classification&quot;,&quot;given&quot;:&quot;&quot;,&quot;parse-names&quot;:false,&quot;dropping-particle&quot;:&quot;&quot;,&quot;non-dropping-particle&quot;:&quot;&quot;}],&quot;container-title&quot;:&quot;Github&quot;,&quot;accessed&quot;:{&quot;date-parts&quot;:[[2025,8,13]]},&quot;URL&quot;:&quot;https://github.com/google-research/google-research/tree/master/goemotions&quot;,&quot;issued&quot;:{&quot;date-parts&quot;:[[2021]]},&quot;container-title-short&quot;:&quot;&quot;},&quot;isTemporary&quot;:false,&quot;suppress-author&quot;:false,&quot;composite&quot;:false,&quot;author-only&quot;:false}]},{&quot;citationID&quot;:&quot;MENDELEY_CITATION_3af76f37-ab75-43ba-af32-686d507d028a&quot;,&quot;properties&quot;:{&quot;noteIndex&quot;:0},&quot;isEdited&quot;:false,&quot;manualOverride&quot;:{&quot;isManuallyOverridden&quot;:false,&quot;citeprocText&quot;:&quot;(Sanh et al. 2019)&quot;,&quot;manualOverrideText&quot;:&quot;&quot;},&quot;citationTag&quot;:&quot;MENDELEY_CITATION_v3_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&quot;,&quot;citationItems&quot;:[{&quot;id&quot;:&quot;06e08dfd-ef0d-39fe-a046-fbf4c0ddaeae&quot;,&quot;itemData&quot;:{&quot;type&quot;:&quot;report&quot;,&quot;id&quot;:&quot;06e08dfd-ef0d-39fe-a046-fbf4c0ddaeae&quot;,&quot;title&quot;:&quot;DistilBERT, a distilled version of BERT: smaller, faster, cheaper and lighter&quot;,&quot;author&quot;:[{&quot;family&quot;:&quot;Sanh&quot;,&quot;given&quot;:&quot;Victor&quot;,&quot;parse-names&quot;:false,&quot;dropping-particle&quot;:&quot;&quot;,&quot;non-dropping-particle&quot;:&quot;&quot;},{&quot;family&quot;:&quot;Debut&quot;,&quot;given&quot;:&quot;Lysandre&quot;,&quot;parse-names&quot;:false,&quot;dropping-particle&quot;:&quot;&quot;,&quot;non-dropping-particle&quot;:&quot;&quot;},{&quot;family&quot;:&quot;Chaumond&quot;,&quot;given&quot;:&quot;Julien&quot;,&quot;parse-names&quot;:false,&quot;dropping-particle&quot;:&quot;&quot;,&quot;non-dropping-particle&quot;:&quot;&quot;},{&quot;family&quot;:&quot;Wolf&quot;,&quot;given&quot;:&quot;Thomas&quot;,&quot;parse-names&quot;:false,&quot;dropping-particle&quot;:&quot;&quot;,&quot;non-dropping-particle&quot;:&quot;&quot;}],&quot;URL&quot;:&quot;https://github.com/huggingface/transformers&quot;,&quot;issued&quot;:{&quot;date-parts&quot;:[[2019]]},&quot;abstract&quot;:&quot;As Transfer Learning from large-scale pre-trained models becomes more prevalent in Natural Language Processing (NLP), operating these large models in on-the-edge and/or under constrained computational training or inference budgets remains challenging. In this work, we propose a method to pre-train a smaller general-purpose language representation model, called DistilBERT, which can then be fine-tuned with good performances on a wide range of tasks like its larger counterparts. While most prior work investigated the use of distillation for building task-specific models, we leverage knowledge distillation during the pre-training phase and show that it is possible to reduce the size of a BERT model by 40%, while retaining 97% of its language understanding capabilities and being 60% faster. To leverage the inductive biases learned by larger models during pre-training, we introduce a triple loss combining language modeling, distillation and cosine-distance losses. Our smaller, faster and lighter model is cheaper to pre-train and we demonstrate its capabilities for on-device computations in a proof-of-concept experiment and a comparative on-device study.&quot;,&quot;container-title-short&quot;:&quot;&quot;},&quot;isTemporary&quot;:false,&quot;suppress-author&quot;:false,&quot;composite&quot;:false,&quot;author-only&quot;:false}]},{&quot;citationID&quot;:&quot;MENDELEY_CITATION_2ac28cc6-5808-49a6-abdd-26661be691d8&quot;,&quot;properties&quot;:{&quot;noteIndex&quot;:0},&quot;isEdited&quot;:false,&quot;manualOverride&quot;:{&quot;isManuallyOverridden&quot;:false,&quot;citeprocText&quot;:&quot;(Keras, n.d.)&quot;,&quot;manualOverrideText&quot;:&quot;&quot;},&quot;citationTag&quot;:&quot;MENDELEY_CITATION_v3_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&quot;,&quot;citationItems&quot;:[{&quot;id&quot;:&quot;0c2d6873-cdd0-3545-b1e7-3425f6ec81a9&quot;,&quot;itemData&quot;:{&quot;type&quot;:&quot;webpage&quot;,&quot;id&quot;:&quot;0c2d6873-cdd0-3545-b1e7-3425f6ec81a9&quot;,&quot;title&quot;:&quot;Migrate from Estimators to Keras API&quot;,&quot;author&quot;:[{&quot;family&quot;:&quot;Keras&quot;,&quot;given&quot;:&quot;&quot;,&quot;parse-names&quot;:false,&quot;dropping-particle&quot;:&quot;&quot;,&quot;non-dropping-particle&quot;:&quot;&quot;}],&quot;container-title&quot;:&quot;Keras&quot;,&quot;accessed&quot;:{&quot;date-parts&quot;:[[2025,8,13]]},&quot;URL&quot;:&quot;https://www.tensorflow.org/guide/migrate/migrating_estimator&quot;,&quot;container-title-short&quot;:&quot;&quot;},&quot;isTemporary&quot;:false,&quot;suppress-author&quot;:false,&quot;composite&quot;:false,&quot;author-only&quot;:false}]},{&quot;citationID&quot;:&quot;MENDELEY_CITATION_ad357f29-6f1b-4fe0-9e70-cee48c444371&quot;,&quot;properties&quot;:{&quot;noteIndex&quot;:0},&quot;isEdited&quot;:false,&quot;manualOverride&quot;:{&quot;isManuallyOverridden&quot;:false,&quot;citeprocText&quot;:&quot;(GoEmotions-Fine-grained emotion classification 2021)&quot;,&quot;manualOverrideText&quot;:&quot;&quot;},&quot;citationTag&quot;:&quot;MENDELEY_CITATION_v3_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&quot;,&quot;citationItems&quot;:[{&quot;id&quot;:&quot;ef22ebfe-3617-35a8-9a65-c85c932db4d7&quot;,&quot;itemData&quot;:{&quot;type&quot;:&quot;webpage&quot;,&quot;id&quot;:&quot;ef22ebfe-3617-35a8-9a65-c85c932db4d7&quot;,&quot;title&quot;:&quot;GoEmotions&quot;,&quot;author&quot;:[{&quot;family&quot;:&quot;GoEmotions-Fine-grained emotion classification&quot;,&quot;given&quot;:&quot;&quot;,&quot;parse-names&quot;:false,&quot;dropping-particle&quot;:&quot;&quot;,&quot;non-dropping-particle&quot;:&quot;&quot;}],&quot;container-title&quot;:&quot;Github&quot;,&quot;accessed&quot;:{&quot;date-parts&quot;:[[2025,8,13]]},&quot;URL&quot;:&quot;https://github.com/google-research/google-research/tree/master/goemotions&quot;,&quot;issued&quot;:{&quot;date-parts&quot;:[[2021]]},&quot;container-title-short&quot;:&quot;&quot;},&quot;isTemporary&quot;:false,&quot;suppress-author&quot;:false,&quot;composite&quot;:false,&quot;author-only&quot;:false}]},{&quot;citationID&quot;:&quot;MENDELEY_CITATION_9b4c9985-fa30-419a-9c3f-4a1142afcdf7&quot;,&quot;properties&quot;:{&quot;noteIndex&quot;:0},&quot;isEdited&quot;:false,&quot;manualOverride&quot;:{&quot;isManuallyOverridden&quot;:false,&quot;citeprocText&quot;:&quot;(Demszky et al. 2020)&quot;,&quot;manualOverrideText&quot;:&quot;&quot;},&quot;citationItems&quot;:[{&quot;id&quot;:&quot;faa4432e-0e69-379f-9da0-36c5e81656bf&quot;,&quot;itemData&quot;:{&quot;type&quot;:&quot;article-journal&quot;,&quot;id&quot;:&quot;faa4432e-0e69-379f-9da0-36c5e81656bf&quot;,&quot;title&quot;:&quot;GoEmotions: A Dataset of Fine-Grained Emotions&quot;,&quot;author&quot;:[{&quot;family&quot;:&quot;Demszky&quot;,&quot;given&quot;:&quot;Dorottya&quot;,&quot;parse-names&quot;:false,&quot;dropping-particle&quot;:&quot;&quot;,&quot;non-dropping-particle&quot;:&quot;&quot;},{&quot;family&quot;:&quot;Movshovitz-Attias&quot;,&quot;given&quot;:&quot;Dana&quot;,&quot;parse-names&quot;:false,&quot;dropping-particle&quot;:&quot;&quot;,&quot;non-dropping-particle&quot;:&quot;&quot;},{&quot;family&quot;:&quot;Ko&quot;,&quot;given&quot;:&quot;Jeongwoo&quot;,&quot;parse-names&quot;:false,&quot;dropping-particle&quot;:&quot;&quot;,&quot;non-dropping-particle&quot;:&quot;&quot;},{&quot;family&quot;:&quot;Cowen&quot;,&quot;given&quot;:&quot;Alan&quot;,&quot;parse-names&quot;:false,&quot;dropping-particle&quot;:&quot;&quot;,&quot;non-dropping-particle&quot;:&quot;&quot;},{&quot;family&quot;:&quot;Nemade&quot;,&quot;given&quot;:&quot;Gaurav&quot;,&quot;parse-names&quot;:false,&quot;dropping-particle&quot;:&quot;&quot;,&quot;non-dropping-particle&quot;:&quot;&quot;},{&quot;family&quot;:&quot;Ravi&quot;,&quot;given&quot;:&quot;Sujith&quot;,&quot;parse-names&quot;:false,&quot;dropping-particle&quot;:&quot;&quot;,&quot;non-dropping-particle&quot;:&quot;&quot;}],&quot;URL&quot;:&quot;http://arxiv.org/abs/2005.00547&quot;,&quot;issued&quot;:{&quot;date-parts&quot;:[[2020,5,1]]},&quot;abstract&quot;:&quot;Understanding emotion expressed in language has a wide range of applications, from building empathetic chatbots to detecting harmful online behavior. Advancement in this area can be improved using large-scale datasets with a fine-grained typology, adaptable to multiple downstream tasks. We introduce GoEmotions, the largest manually annotated dataset of 58k English Reddit comments, labeled for 27 emotion categories or Neutral. We demonstrate the high quality of the annotations via Principal Preserved Component Analysis. We conduct transfer learning experiments with existing emotion benchmarks to show that our dataset generalizes well to other domains and different emotion taxonomies. Our BERT-based model achieves an average F1-score of .46 across our proposed taxonomy, leaving much room for improvement.&quot;,&quot;container-title-short&quot;:&quot;&quot;},&quot;isTemporary&quot;:false,&quot;suppress-author&quot;:false,&quot;composite&quot;:false,&quot;author-only&quot;:false}],&quot;citationTag&quot;:&quot;MENDELEY_CITATION_v3_eyJjaXRhdGlvbklEIjoiTUVOREVMRVlfQ0lUQVRJT05fOWI0Yzk5ODUtZmEzMC00MTlhLTljM2YtNGExMTQyYWZjZGY3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quot;},{&quot;citationID&quot;:&quot;MENDELEY_CITATION_da4ee758-1288-4325-a949-74cbce2f66bc&quot;,&quot;properties&quot;:{&quot;noteIndex&quot;:0},&quot;isEdited&quot;:false,&quot;manualOverride&quot;:{&quot;isManuallyOverridden&quot;:false,&quot;citeprocText&quot;:&quot;(Sanh et al. 2019)&quot;,&quot;manualOverrideText&quot;:&quot;&quot;},&quot;citationTag&quot;:&quot;MENDELEY_CITATION_v3_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&quot;,&quot;citationItems&quot;:[{&quot;id&quot;:&quot;06e08dfd-ef0d-39fe-a046-fbf4c0ddaeae&quot;,&quot;itemData&quot;:{&quot;type&quot;:&quot;report&quot;,&quot;id&quot;:&quot;06e08dfd-ef0d-39fe-a046-fbf4c0ddaeae&quot;,&quot;title&quot;:&quot;DistilBERT, a distilled version of BERT: smaller, faster, cheaper and lighter&quot;,&quot;author&quot;:[{&quot;family&quot;:&quot;Sanh&quot;,&quot;given&quot;:&quot;Victor&quot;,&quot;parse-names&quot;:false,&quot;dropping-particle&quot;:&quot;&quot;,&quot;non-dropping-particle&quot;:&quot;&quot;},{&quot;family&quot;:&quot;Debut&quot;,&quot;given&quot;:&quot;Lysandre&quot;,&quot;parse-names&quot;:false,&quot;dropping-particle&quot;:&quot;&quot;,&quot;non-dropping-particle&quot;:&quot;&quot;},{&quot;family&quot;:&quot;Chaumond&quot;,&quot;given&quot;:&quot;Julien&quot;,&quot;parse-names&quot;:false,&quot;dropping-particle&quot;:&quot;&quot;,&quot;non-dropping-particle&quot;:&quot;&quot;},{&quot;family&quot;:&quot;Wolf&quot;,&quot;given&quot;:&quot;Thomas&quot;,&quot;parse-names&quot;:false,&quot;dropping-particle&quot;:&quot;&quot;,&quot;non-dropping-particle&quot;:&quot;&quot;}],&quot;URL&quot;:&quot;https://github.com/huggingface/transformers&quot;,&quot;issued&quot;:{&quot;date-parts&quot;:[[2019]]},&quot;abstract&quot;:&quot;As Transfer Learning from large-scale pre-trained models becomes more prevalent in Natural Language Processing (NLP), operating these large models in on-the-edge and/or under constrained computational training or inference budgets remains challenging. In this work, we propose a method to pre-train a smaller general-purpose language representation model, called DistilBERT, which can then be fine-tuned with good performances on a wide range of tasks like its larger counterparts. While most prior work investigated the use of distillation for building task-specific models, we leverage knowledge distillation during the pre-training phase and show that it is possible to reduce the size of a BERT model by 40%, while retaining 97% of its language understanding capabilities and being 60% faster. To leverage the inductive biases learned by larger models during pre-training, we introduce a triple loss combining language modeling, distillation and cosine-distance losses. Our smaller, faster and lighter model is cheaper to pre-train and we demonstrate its capabilities for on-device computations in a proof-of-concept experiment and a comparative on-device study.&quot;,&quot;container-title-short&quot;:&quot;&quot;},&quot;isTemporary&quot;:false,&quot;suppress-author&quot;:false,&quot;composite&quot;:false,&quot;author-only&quot;:false}]},{&quot;citationID&quot;:&quot;MENDELEY_CITATION_3bef5fc4-c6ba-41bb-8aef-20b1eb571954&quot;,&quot;properties&quot;:{&quot;noteIndex&quot;:0},&quot;isEdited&quot;:false,&quot;manualOverride&quot;:{&quot;isManuallyOverridden&quot;:false,&quot;citeprocText&quot;:&quot;(Abas et al. 2022)&quot;,&quot;manualOverrideText&quot;:&quot;&quot;},&quot;citationTag&quot;:&quot;MENDELEY_CITATION_v3_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&quot;,&quot;citationItems&quot;:[{&quot;id&quot;:&quot;e8a58a6f-c0a4-3abf-ab40-bf39163f34ff&quot;,&quot;itemData&quot;:{&quot;type&quot;:&quot;article-journal&quot;,&quot;id&quot;:&quot;e8a58a6f-c0a4-3abf-ab40-bf39163f34ff&quot;,&quot;title&quot;:&quot;Bert-cnn: A deep learning model for detecting emotions from text&quot;,&quot;author&quot;:[{&quot;family&quot;:&quot;Abas&quot;,&quot;given&quot;:&quot;Ahmed R.&quot;,&quot;parse-names&quot;:false,&quot;dropping-particle&quot;:&quot;&quot;,&quot;non-dropping-particle&quot;:&quot;&quot;},{&quot;family&quot;:&quot;Elhenawy&quot;,&quot;given&quot;:&quot;Ibrahim&quot;,&quot;parse-names&quot;:false,&quot;dropping-particle&quot;:&quot;&quot;,&quot;non-dropping-particle&quot;:&quot;&quot;},{&quot;family&quot;:&quot;Zidan&quot;,&quot;given&quot;:&quot;Mahinda&quot;,&quot;parse-names&quot;:false,&quot;dropping-particle&quot;:&quot;&quot;,&quot;non-dropping-particle&quot;:&quot;&quot;},{&quot;family&quot;:&quot;Othman&quot;,&quot;given&quot;:&quot;Mahmoud&quot;,&quot;parse-names&quot;:false,&quot;dropping-particle&quot;:&quot;&quot;,&quot;non-dropping-particle&quot;:&quot;&quot;}],&quot;container-title&quot;:&quot;Computers, Materials and Continua&quot;,&quot;DOI&quot;:&quot;10.32604/cmc.2022.021671&quot;,&quot;ISSN&quot;:&quot;15462226&quot;,&quot;issued&quot;:{&quot;date-parts&quot;:[[2022]]},&quot;page&quot;:&quot;2943-2961&quot;,&quot;abstract&quot;:&quot;Due to the widespread usage of social media in our recent daily lifestyles, sentiment analysis becomes an important field in pattern recognition andNatural Language Processing (NLP). In this field, users' feedback data on a specific issue are evaluated and analyzed.Detecting emotions within the text is therefore considered one of the important challenges of the current NLP research. Emotions have been widely studied in psychology and behavioral science as they are an integral part of the human nature. Emotions describe a state of mind of distinct behaviors, feelings, thoughts and experiences. The main objective of this paper is to propose a new model named BERT-CNN to detect emotions from text. This model is formed by a combination of the Bidirectional Encoder Representations from Transformer (BERT) and the Convolutional Neural networks (CNN) for textual classification. This model embraces the BERT to train the word semantic representation language model. According to the word context, the semantic vector is dynamically generated and then placed into the CNN to predict the output. Results of a comparative study proved that the BERT-CNN model overcomes the state-of-art baseline performance produced by different models in the literature using the semeval 2019 task3 dataset and ISEAR datasets. The BERTCNN model achieves an accuracy of 94.7% and an F1-score of 94% for semeval2019 task3 dataset and an accuracy of 75.8% and an F1-score of 76% for ISEAR dataset.&quot;,&quot;publisher&quot;:&quot;Tech Science Press&quot;,&quot;issue&quot;:&quot;2&quot;,&quot;volume&quot;:&quot;71&quot;,&quot;container-title-short&quot;:&quot;&quot;},&quot;isTemporary&quot;:false,&quot;suppress-author&quot;:false,&quot;composite&quot;:false,&quot;author-only&quot;:false}]},{&quot;citationID&quot;:&quot;MENDELEY_CITATION_c332d41d-be91-4375-b1c0-393bab38d651&quot;,&quot;properties&quot;:{&quot;noteIndex&quot;:0},&quot;isEdited&quot;:false,&quot;manualOverride&quot;:{&quot;isManuallyOverridden&quot;:false,&quot;citeprocText&quot;:&quot;(Abas et al. 2022)&quot;,&quot;manualOverrideText&quot;:&quot;&quot;},&quot;citationItems&quot;:[{&quot;id&quot;:&quot;e8a58a6f-c0a4-3abf-ab40-bf39163f34ff&quot;,&quot;itemData&quot;:{&quot;type&quot;:&quot;article-journal&quot;,&quot;id&quot;:&quot;e8a58a6f-c0a4-3abf-ab40-bf39163f34ff&quot;,&quot;title&quot;:&quot;Bert-cnn: A deep learning model for detecting emotions from text&quot;,&quot;author&quot;:[{&quot;family&quot;:&quot;Abas&quot;,&quot;given&quot;:&quot;Ahmed R.&quot;,&quot;parse-names&quot;:false,&quot;dropping-particle&quot;:&quot;&quot;,&quot;non-dropping-particle&quot;:&quot;&quot;},{&quot;family&quot;:&quot;Elhenawy&quot;,&quot;given&quot;:&quot;Ibrahim&quot;,&quot;parse-names&quot;:false,&quot;dropping-particle&quot;:&quot;&quot;,&quot;non-dropping-particle&quot;:&quot;&quot;},{&quot;family&quot;:&quot;Zidan&quot;,&quot;given&quot;:&quot;Mahinda&quot;,&quot;parse-names&quot;:false,&quot;dropping-particle&quot;:&quot;&quot;,&quot;non-dropping-particle&quot;:&quot;&quot;},{&quot;family&quot;:&quot;Othman&quot;,&quot;given&quot;:&quot;Mahmoud&quot;,&quot;parse-names&quot;:false,&quot;dropping-particle&quot;:&quot;&quot;,&quot;non-dropping-particle&quot;:&quot;&quot;}],&quot;container-title&quot;:&quot;Computers, Materials and Continua&quot;,&quot;DOI&quot;:&quot;10.32604/cmc.2022.021671&quot;,&quot;ISSN&quot;:&quot;15462226&quot;,&quot;issued&quot;:{&quot;date-parts&quot;:[[2022]]},&quot;page&quot;:&quot;2943-2961&quot;,&quot;abstract&quot;:&quot;Due to the widespread usage of social media in our recent daily lifestyles, sentiment analysis becomes an important field in pattern recognition andNatural Language Processing (NLP). In this field, users' feedback data on a specific issue are evaluated and analyzed.Detecting emotions within the text is therefore considered one of the important challenges of the current NLP research. Emotions have been widely studied in psychology and behavioral science as they are an integral part of the human nature. Emotions describe a state of mind of distinct behaviors, feelings, thoughts and experiences. The main objective of this paper is to propose a new model named BERT-CNN to detect emotions from text. This model is formed by a combination of the Bidirectional Encoder Representations from Transformer (BERT) and the Convolutional Neural networks (CNN) for textual classification. This model embraces the BERT to train the word semantic representation language model. According to the word context, the semantic vector is dynamically generated and then placed into the CNN to predict the output. Results of a comparative study proved that the BERT-CNN model overcomes the state-of-art baseline performance produced by different models in the literature using the semeval 2019 task3 dataset and ISEAR datasets. The BERTCNN model achieves an accuracy of 94.7% and an F1-score of 94% for semeval2019 task3 dataset and an accuracy of 75.8% and an F1-score of 76% for ISEAR dataset.&quot;,&quot;publisher&quot;:&quot;Tech Science Press&quot;,&quot;issue&quot;:&quot;2&quot;,&quot;volume&quot;:&quot;71&quot;,&quot;container-title-short&quot;:&quot;&quot;},&quot;isTemporary&quot;:false,&quot;suppress-author&quot;:false,&quot;composite&quot;:false,&quot;author-only&quot;:false}],&quot;citationTag&quot;:&quot;MENDELEY_CITATION_v3_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&quot;},{&quot;citationID&quot;:&quot;MENDELEY_CITATION_a9522da9-13c1-47c4-969e-55ab37b38027&quot;,&quot;properties&quot;:{&quot;noteIndex&quot;:0},&quot;isEdited&quot;:false,&quot;manualOverride&quot;:{&quot;isManuallyOverridden&quot;:false,&quot;citeprocText&quot;:&quot;(Abas et al. 2022)&quot;,&quot;manualOverrideText&quot;:&quot;&quot;},&quot;citationItems&quot;:[{&quot;id&quot;:&quot;e8a58a6f-c0a4-3abf-ab40-bf39163f34ff&quot;,&quot;itemData&quot;:{&quot;type&quot;:&quot;article-journal&quot;,&quot;id&quot;:&quot;e8a58a6f-c0a4-3abf-ab40-bf39163f34ff&quot;,&quot;title&quot;:&quot;Bert-cnn: A deep learning model for detecting emotions from text&quot;,&quot;author&quot;:[{&quot;family&quot;:&quot;Abas&quot;,&quot;given&quot;:&quot;Ahmed R.&quot;,&quot;parse-names&quot;:false,&quot;dropping-particle&quot;:&quot;&quot;,&quot;non-dropping-particle&quot;:&quot;&quot;},{&quot;family&quot;:&quot;Elhenawy&quot;,&quot;given&quot;:&quot;Ibrahim&quot;,&quot;parse-names&quot;:false,&quot;dropping-particle&quot;:&quot;&quot;,&quot;non-dropping-particle&quot;:&quot;&quot;},{&quot;family&quot;:&quot;Zidan&quot;,&quot;given&quot;:&quot;Mahinda&quot;,&quot;parse-names&quot;:false,&quot;dropping-particle&quot;:&quot;&quot;,&quot;non-dropping-particle&quot;:&quot;&quot;},{&quot;family&quot;:&quot;Othman&quot;,&quot;given&quot;:&quot;Mahmoud&quot;,&quot;parse-names&quot;:false,&quot;dropping-particle&quot;:&quot;&quot;,&quot;non-dropping-particle&quot;:&quot;&quot;}],&quot;container-title&quot;:&quot;Computers, Materials and Continua&quot;,&quot;DOI&quot;:&quot;10.32604/cmc.2022.021671&quot;,&quot;ISSN&quot;:&quot;15462226&quot;,&quot;issued&quot;:{&quot;date-parts&quot;:[[2022]]},&quot;page&quot;:&quot;2943-2961&quot;,&quot;abstract&quot;:&quot;Due to the widespread usage of social media in our recent daily lifestyles, sentiment analysis becomes an important field in pattern recognition andNatural Language Processing (NLP). In this field, users' feedback data on a specific issue are evaluated and analyzed.Detecting emotions within the text is therefore considered one of the important challenges of the current NLP research. Emotions have been widely studied in psychology and behavioral science as they are an integral part of the human nature. Emotions describe a state of mind of distinct behaviors, feelings, thoughts and experiences. The main objective of this paper is to propose a new model named BERT-CNN to detect emotions from text. This model is formed by a combination of the Bidirectional Encoder Representations from Transformer (BERT) and the Convolutional Neural networks (CNN) for textual classification. This model embraces the BERT to train the word semantic representation language model. According to the word context, the semantic vector is dynamically generated and then placed into the CNN to predict the output. Results of a comparative study proved that the BERT-CNN model overcomes the state-of-art baseline performance produced by different models in the literature using the semeval 2019 task3 dataset and ISEAR datasets. The BERTCNN model achieves an accuracy of 94.7% and an F1-score of 94% for semeval2019 task3 dataset and an accuracy of 75.8% and an F1-score of 76% for ISEAR dataset.&quot;,&quot;publisher&quot;:&quot;Tech Science Press&quot;,&quot;issue&quot;:&quot;2&quot;,&quot;volume&quot;:&quot;71&quot;,&quot;container-title-short&quot;:&quot;&quot;},&quot;isTemporary&quot;:false,&quot;suppress-author&quot;:false,&quot;composite&quot;:false,&quot;author-only&quot;:false}],&quot;citationTag&quot;:&quot;MENDELEY_CITATION_v3_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&quot;},{&quot;citationID&quot;:&quot;MENDELEY_CITATION_cfa74852-8d33-40b2-b6da-7ab5f8216d89&quot;,&quot;properties&quot;:{&quot;noteIndex&quot;:0},&quot;isEdited&quot;:false,&quot;manualOverride&quot;:{&quot;isManuallyOverridden&quot;:false,&quot;citeprocText&quot;:&quot;(Kim Y, n.d.)&quot;,&quot;manualOverrideText&quot;:&quot;&quot;},&quot;citationTag&quot;:&quot;MENDELEY_CITATION_v3_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&quot;,&quot;citationItems&quot;:[{&quot;id&quot;:&quot;041eb552-7d49-3b66-a056-37fd54e8fc7b&quot;,&quot;itemData&quot;:{&quot;type&quot;:&quot;webpage&quot;,&quot;id&quot;:&quot;041eb552-7d49-3b66-a056-37fd54e8fc7b&quot;,&quot;title&quot;:&quot;TextCNN - Original Source Code&quot;,&quot;author&quot;:[{&quot;family&quot;:&quot;Kim Y&quot;,&quot;given&quot;:&quot;&quot;,&quot;parse-names&quot;:false,&quot;dropping-particle&quot;:&quot;&quot;,&quot;non-dropping-particle&quot;:&quot;&quot;}],&quot;container-title&quot;:&quot;Github&quot;,&quot;accessed&quot;:{&quot;date-parts&quot;:[[2025,8,13]]},&quot;URL&quot;:&quot;https://github.com/delldu/TextCNN&quot;,&quot;container-title-short&quot;:&quot;&quot;},&quot;isTemporary&quot;:false,&quot;suppress-author&quot;:false,&quot;composite&quot;:false,&quot;author-only&quot;:false}]},{&quot;citationID&quot;:&quot;MENDELEY_CITATION_25cecc25-b796-4ad7-a110-0f7f256415b1&quot;,&quot;properties&quot;:{&quot;noteIndex&quot;:0},&quot;isEdited&quot;:false,&quot;manualOverride&quot;:{&quot;isManuallyOverridden&quot;:false,&quot;citeprocText&quot;:&quot;(Duong et al. 2017)&quot;,&quot;manualOverrideText&quot;:&quot;&quot;},&quot;citationTag&quot;:&quot;MENDELEY_CITATION_v3_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&quot;,&quot;citationItems&quot;:[{&quot;id&quot;:&quot;eff5dee6-eb7c-3d0c-816f-a58cb38eb7ad&quot;,&quot;itemData&quot;:{&quot;type&quot;:&quot;report&quot;,&quot;id&quot;:&quot;eff5dee6-eb7c-3d0c-816f-a58cb38eb7ad&quot;,&quot;title&quot;:&quot;Multimodal Classification for Analysing Social Media&quot;,&quot;author&quot;:[{&quot;family&quot;:&quot;Duong&quot;,&quot;given&quot;:&quot;Chi Thang&quot;,&quot;parse-names&quot;:false,&quot;dropping-particle&quot;:&quot;&quot;,&quot;non-dropping-particle&quot;:&quot;&quot;},{&quot;family&quot;:&quot;Lebret&quot;,&quot;given&quot;:&quot;Remi&quot;,&quot;parse-names&quot;:false,&quot;dropping-particle&quot;:&quot;&quot;,&quot;non-dropping-particle&quot;:&quot;&quot;},{&quot;family&quot;:&quot;Abererécole&quot;,&quot;given&quot;:&quot;Karl&quot;,&quot;parse-names&quot;:false,&quot;dropping-particle&quot;:&quot;&quot;,&quot;non-dropping-particle&quot;:&quot;&quot;}],&quot;issued&quot;:{&quot;date-parts&quot;:[[2017]]},&quot;abstract&quot;:&quot;Classification of social media data is an important approach in understanding user behavior on the Web. Although information on social media can be of different modalities such as texts, images, audio or videos, traditional approaches in classification usually leverage only one prominent modality. Techniques that are able to leverage multiple modalities are often complex and susceptible to the absence of some modalities. In this paper, we present simple models that combine information from different modalities to classify social media content and are able to handle the above problems with existing techniques. Our models combine information from different modalities using a pooling layer and an auxiliary learning task is used to learn a common feature space. We demonstrate the performance of our models and their robustness to the missing of some modalities in the emotion classification domain. Our approaches, although being simple, can not only achieve significantly higher accuracies than traditional fusion approaches but also have comparable results when only one modality is available.&quot;,&quot;container-title-short&quot;:&quot;&quot;},&quot;isTemporary&quot;:false,&quot;suppress-author&quot;:false,&quot;composite&quot;:false,&quot;author-only&quot;:false}]},{&quot;citationID&quot;:&quot;MENDELEY_CITATION_8c77e462-da72-48dc-b8c5-7f1a3ffea3f2&quot;,&quot;properties&quot;:{&quot;noteIndex&quot;:0},&quot;isEdited&quot;:false,&quot;manualOverride&quot;:{&quot;isManuallyOverridden&quot;:false,&quot;citeprocText&quot;:&quot;(Guo and Li 2024)&quot;,&quot;manualOverrideText&quot;:&quot;&quot;},&quot;citationTag&quot;:&quot;MENDELEY_CITATION_v3_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&quot;,&quot;citationItems&quot;:[{&quot;id&quot;:&quot;466c84b8-57a5-3830-8019-9438e5a883a3&quot;,&quot;itemData&quot;:{&quot;type&quot;:&quot;paper-conference&quot;,&quot;id&quot;:&quot;466c84b8-57a5-3830-8019-9438e5a883a3&quot;,&quot;title&quot;:&quot;Research on Sentiment Analysis of Online Course Evaluation Based on EN- BERT-CNN&quot;,&quot;author&quot;:[{&quot;family&quot;:&quot;Guo&quot;,&quot;given&quot;:&quot;Yuan&quot;,&quot;parse-names&quot;:false,&quot;dropping-particle&quot;:&quot;&quot;,&quot;non-dropping-particle&quot;:&quot;&quot;},{&quot;family&quot;:&quot;Li&quot;,&quot;given&quot;:&quot;Hongmei&quot;,&quot;parse-names&quot;:false,&quot;dropping-particle&quot;:&quot;&quot;,&quot;non-dropping-particle&quot;:&quot;&quot;}],&quot;container-title&quot;:&quot;Proceedings of the 2024 8th International Conference on Electronic Information Technology and Computer Engineering&quot;,&quot;DOI&quot;:&quot;10.1145/3711129.3711142&quot;,&quot;ISBN&quot;:&quot;9798400710094&quot;,&quot;issued&quot;:{&quot;date-parts&quot;:[[2024,10,18]]},&quot;publisher-place&quot;:&quot;New York, NY, USA&quot;,&quot;page&quot;:&quot;65-68&quot;,&quot;publisher&quot;:&quot;ACM&quot;,&quot;container-title-short&quot;:&quot;&quot;},&quot;isTemporary&quot;:false,&quot;suppress-author&quot;:false,&quot;composite&quot;:false,&quot;author-only&quot;:false}]},{&quot;citationID&quot;:&quot;MENDELEY_CITATION_8e3d47b1-82c8-48d7-884b-337def67ea66&quot;,&quot;properties&quot;:{&quot;noteIndex&quot;:0},&quot;isEdited&quot;:false,&quot;manualOverride&quot;:{&quot;isManuallyOverridden&quot;:false,&quot;citeprocText&quot;:&quot;(Guo and Li 2024)&quot;,&quot;manualOverrideText&quot;:&quot;&quot;},&quot;citationTag&quot;:&quot;MENDELEY_CITATION_v3_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&quot;,&quot;citationItems&quot;:[{&quot;id&quot;:&quot;466c84b8-57a5-3830-8019-9438e5a883a3&quot;,&quot;itemData&quot;:{&quot;type&quot;:&quot;paper-conference&quot;,&quot;id&quot;:&quot;466c84b8-57a5-3830-8019-9438e5a883a3&quot;,&quot;title&quot;:&quot;Research on Sentiment Analysis of Online Course Evaluation Based on EN- BERT-CNN&quot;,&quot;author&quot;:[{&quot;family&quot;:&quot;Guo&quot;,&quot;given&quot;:&quot;Yuan&quot;,&quot;parse-names&quot;:false,&quot;dropping-particle&quot;:&quot;&quot;,&quot;non-dropping-particle&quot;:&quot;&quot;},{&quot;family&quot;:&quot;Li&quot;,&quot;given&quot;:&quot;Hongmei&quot;,&quot;parse-names&quot;:false,&quot;dropping-particle&quot;:&quot;&quot;,&quot;non-dropping-particle&quot;:&quot;&quot;}],&quot;container-title&quot;:&quot;Proceedings of the 2024 8th International Conference on Electronic Information Technology and Computer Engineering&quot;,&quot;DOI&quot;:&quot;10.1145/3711129.3711142&quot;,&quot;ISBN&quot;:&quot;9798400710094&quot;,&quot;issued&quot;:{&quot;date-parts&quot;:[[2024,10,18]]},&quot;publisher-place&quot;:&quot;New York, NY, USA&quot;,&quot;page&quot;:&quot;65-68&quot;,&quot;publisher&quot;:&quot;ACM&quot;,&quot;container-title-short&quot;:&quot;&quot;},&quot;isTemporary&quot;:false,&quot;suppress-author&quot;:false,&quot;composite&quot;:false,&quot;author-only&quot;:false}]},{&quot;citationID&quot;:&quot;MENDELEY_CITATION_cf1efbd8-4a52-4081-9b26-72d476f99e9c&quot;,&quot;properties&quot;:{&quot;noteIndex&quot;:0},&quot;isEdited&quot;:false,&quot;manualOverride&quot;:{&quot;isManuallyOverridden&quot;:false,&quot;citeprocText&quot;:&quot;(Tan et al. 2022)&quot;,&quot;manualOverrideText&quot;:&quot;&quot;},&quot;citationTag&quot;:&quot;MENDELEY_CITATION_v3_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&quot;,&quot;citationItems&quot;:[{&quot;id&quot;:&quot;9e380d97-4111-3ba5-8949-d929d08c936d&quot;,&quot;itemData&quot;:{&quot;type&quot;:&quot;article-journal&quot;,&quot;id&quot;:&quot;9e380d97-4111-3ba5-8949-d929d08c936d&quot;,&quot;title&quot;:&quot;RoBERTa-LSTM: A Hybrid Model for Sentiment Analysis With Transformer and Recurrent Neural Network&quot;,&quot;author&quot;:[{&quot;family&quot;:&quot;Tan&quot;,&quot;given&quot;:&quot;Kian Long&quot;,&quot;parse-names&quot;:false,&quot;dropping-particle&quot;:&quot;&quot;,&quot;non-dropping-particle&quot;:&quot;&quot;},{&quot;family&quot;:&quot;Lee&quot;,&quot;given&quot;:&quot;Chin Poo&quot;,&quot;parse-names&quot;:false,&quot;dropping-particle&quot;:&quot;&quot;,&quot;non-dropping-particle&quot;:&quot;&quot;},{&quot;family&quot;:&quot;Anbananthen&quot;,&quot;given&quot;:&quot;Kalaiarasi Sonai Muthu&quot;,&quot;parse-names&quot;:false,&quot;dropping-particle&quot;:&quot;&quot;,&quot;non-dropping-particle&quot;:&quot;&quot;},{&quot;family&quot;:&quot;Lim&quot;,&quot;given&quot;:&quot;Kian Ming&quot;,&quot;parse-names&quot;:false,&quot;dropping-particle&quot;:&quot;&quot;,&quot;non-dropping-particle&quot;:&quot;&quot;}],&quot;container-title&quot;:&quot;IEEE Access&quot;,&quot;DOI&quot;:&quot;10.1109/ACCESS.2022.3152828&quot;,&quot;ISSN&quot;:&quot;21693536&quot;,&quot;issued&quot;:{&quot;date-parts&quot;:[[2022]]},&quot;page&quot;:&quot;21517-21525&quot;,&quot;abstract&quot;:&quot;Due to the rapid development of technology, social media has become more and more common in human daily life. Social media is a platform for people to express their feelings, feedback, and opinions. To understand the sentiment context of the text, sentiment analysis plays the role to determine whether the sentiment of the text is positive, negative, neutral or any other personal feeling. Sentiment analysis is prominent from the perspective of business or politics where it highly impacts the strategic decision making. The challenges of sentiment analysis are attributable to the lexical diversity, imbalanced dataset and long-distance dependencies of the texts. In view of this, a data augmentation technique with GloVe word embedding is leveraged to synthesize more lexically diverse samples by similar word vector replacements. The data augmentation also focuses on the oversampling of the minority classes to mitigate the imbalanced dataset problems. Apart from that, the existing sentiment analysis mostly leverages sequence models to encode the long-distance dependencies. Nevertheless, the sequence models require a longer execution time as the processing is done sequentially. On the other hand, the Transformer models require less computation time with parallelized processing. To that end, this paper proposes a hybrid deep learning method that combines the strengths of sequence model and Transformer model while suppressing the limitations of sequence model. Specifically, the proposed model integrates Robustly optimized BERT approach and Long Short-Term Memory for sentiment analysis. The Robustly optimized BERT approach maps the words into a compact meaningful word embedding space while the Long Short-Term Memory model captures the long-distance contextual semantics effectively. The experimental results demonstrate that the proposed hybrid model outshines the state-of-the-art methods by achieving F1-scores of 93%, 91%, and 90% on IMDb dataset, Twitter US Airline Sentiment dataset, and Sentiment140 dataset, respectively.&quot;,&quot;publisher&quot;:&quot;Institute of Electrical and Electronics Engineers Inc.&quot;,&quot;volume&quot;:&quot;10&quot;,&quot;container-title-short&quot;:&quot;&quot;},&quot;isTemporary&quot;:false,&quot;suppress-author&quot;:false,&quot;composite&quot;:false,&quot;author-only&quot;:false}]},{&quot;citationID&quot;:&quot;MENDELEY_CITATION_29e19b7e-8178-4681-9e2c-05203187718d&quot;,&quot;properties&quot;:{&quot;noteIndex&quot;:0},&quot;isEdited&quot;:false,&quot;manualOverride&quot;:{&quot;isManuallyOverridden&quot;:false,&quot;citeprocText&quot;:&quot;(Tan et al. 2022)&quot;,&quot;manualOverrideText&quot;:&quot;&quot;},&quot;citationTag&quot;:&quot;MENDELEY_CITATION_v3_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&quot;,&quot;citationItems&quot;:[{&quot;id&quot;:&quot;9e380d97-4111-3ba5-8949-d929d08c936d&quot;,&quot;itemData&quot;:{&quot;type&quot;:&quot;article-journal&quot;,&quot;id&quot;:&quot;9e380d97-4111-3ba5-8949-d929d08c936d&quot;,&quot;title&quot;:&quot;RoBERTa-LSTM: A Hybrid Model for Sentiment Analysis With Transformer and Recurrent Neural Network&quot;,&quot;author&quot;:[{&quot;family&quot;:&quot;Tan&quot;,&quot;given&quot;:&quot;Kian Long&quot;,&quot;parse-names&quot;:false,&quot;dropping-particle&quot;:&quot;&quot;,&quot;non-dropping-particle&quot;:&quot;&quot;},{&quot;family&quot;:&quot;Lee&quot;,&quot;given&quot;:&quot;Chin Poo&quot;,&quot;parse-names&quot;:false,&quot;dropping-particle&quot;:&quot;&quot;,&quot;non-dropping-particle&quot;:&quot;&quot;},{&quot;family&quot;:&quot;Anbananthen&quot;,&quot;given&quot;:&quot;Kalaiarasi Sonai Muthu&quot;,&quot;parse-names&quot;:false,&quot;dropping-particle&quot;:&quot;&quot;,&quot;non-dropping-particle&quot;:&quot;&quot;},{&quot;family&quot;:&quot;Lim&quot;,&quot;given&quot;:&quot;Kian Ming&quot;,&quot;parse-names&quot;:false,&quot;dropping-particle&quot;:&quot;&quot;,&quot;non-dropping-particle&quot;:&quot;&quot;}],&quot;container-title&quot;:&quot;IEEE Access&quot;,&quot;DOI&quot;:&quot;10.1109/ACCESS.2022.3152828&quot;,&quot;ISSN&quot;:&quot;21693536&quot;,&quot;issued&quot;:{&quot;date-parts&quot;:[[2022]]},&quot;page&quot;:&quot;21517-21525&quot;,&quot;abstract&quot;:&quot;Due to the rapid development of technology, social media has become more and more common in human daily life. Social media is a platform for people to express their feelings, feedback, and opinions. To understand the sentiment context of the text, sentiment analysis plays the role to determine whether the sentiment of the text is positive, negative, neutral or any other personal feeling. Sentiment analysis is prominent from the perspective of business or politics where it highly impacts the strategic decision making. The challenges of sentiment analysis are attributable to the lexical diversity, imbalanced dataset and long-distance dependencies of the texts. In view of this, a data augmentation technique with GloVe word embedding is leveraged to synthesize more lexically diverse samples by similar word vector replacements. The data augmentation also focuses on the oversampling of the minority classes to mitigate the imbalanced dataset problems. Apart from that, the existing sentiment analysis mostly leverages sequence models to encode the long-distance dependencies. Nevertheless, the sequence models require a longer execution time as the processing is done sequentially. On the other hand, the Transformer models require less computation time with parallelized processing. To that end, this paper proposes a hybrid deep learning method that combines the strengths of sequence model and Transformer model while suppressing the limitations of sequence model. Specifically, the proposed model integrates Robustly optimized BERT approach and Long Short-Term Memory for sentiment analysis. The Robustly optimized BERT approach maps the words into a compact meaningful word embedding space while the Long Short-Term Memory model captures the long-distance contextual semantics effectively. The experimental results demonstrate that the proposed hybrid model outshines the state-of-the-art methods by achieving F1-scores of 93%, 91%, and 90% on IMDb dataset, Twitter US Airline Sentiment dataset, and Sentiment140 dataset, respectively.&quot;,&quot;publisher&quot;:&quot;Institute of Electrical and Electronics Engineers Inc.&quot;,&quot;volume&quot;:&quot;10&quot;,&quot;container-title-short&quot;:&quot;&quot;},&quot;isTemporary&quot;:false,&quot;suppress-author&quot;:false,&quot;composite&quot;:false,&quot;author-only&quot;:false}]},{&quot;citationID&quot;:&quot;MENDELEY_CITATION_57ae072f-d3a4-4eab-b62c-9081319170ed&quot;,&quot;properties&quot;:{&quot;noteIndex&quot;:0},&quot;isEdited&quot;:false,&quot;manualOverride&quot;:{&quot;isManuallyOverridden&quot;:false,&quot;citeprocText&quot;:&quot;(Tabinda Kokab et al. 2022)&quot;,&quot;manualOverrideText&quot;:&quot;&quot;},&quot;citationTag&quot;:&quot;MENDELEY_CITATION_v3_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&quot;,&quot;citationItems&quot;:[{&quot;id&quot;:&quot;1fe1fe99-2ddd-3c7f-b24f-0119709771f6&quot;,&quot;itemData&quot;:{&quot;type&quot;:&quot;article-journal&quot;,&quot;id&quot;:&quot;1fe1fe99-2ddd-3c7f-b24f-0119709771f6&quot;,&quot;title&quot;:&quot;Transformer-based deep learning models for the sentiment analysis of social media data&quot;,&quot;author&quot;:[{&quot;family&quot;:&quot;Tabinda Kokab&quot;,&quot;given&quot;:&quot;Sayyida&quot;,&quot;parse-names&quot;:false,&quot;dropping-particle&quot;:&quot;&quot;,&quot;non-dropping-particle&quot;:&quot;&quot;},{&quot;family&quot;:&quot;Asghar&quot;,&quot;given&quot;:&quot;Sohail&quot;,&quot;parse-names&quot;:false,&quot;dropping-particle&quot;:&quot;&quot;,&quot;non-dropping-particle&quot;:&quot;&quot;},{&quot;family&quot;:&quot;Naz&quot;,&quot;given&quot;:&quot;Shehneela&quot;,&quot;parse-names&quot;:false,&quot;dropping-particle&quot;:&quot;&quot;,&quot;non-dropping-particle&quot;:&quot;&quot;}],&quot;container-title&quot;:&quot;Array&quot;,&quot;DOI&quot;:&quot;10.1016/j.array.2022.100157&quot;,&quot;ISSN&quot;:&quot;25900056&quot;,&quot;issued&quot;:{&quot;date-parts&quot;:[[2022,7,1]]},&quot;abstract&quot;:&quot;Sentiment analysis (SA) is a widely used contextual mining technique for extracting useful and subjective information from text-based data. It applies on Natural Language Processing (NLP), text analysis, biometrics, and computational linguistics to identify, analyse, and extract responses, states, or emotions from the data. The features analysis technique plays a significant role in the development and improvement of a SA model. Recently, GloVe and Word2vec embedding models have been widely used for feature extractions. However, they overlook sentimental and contextual information of the text and need a large corpus of text data for training and generating exact vectors. These techniques generate vectors for just those words that are included in their vocabulary and ignore Out of Vocabulary Words (OOV), which can lead to information loss. Another challenge for the classification of sentiments is that of the lack of readily available annotated data. Sometimes, there is a contradiction between the review and their label that may cause misclassification. The aim of this paper is to propose a generalized SA model that can handle noisy data, OOV words, sentimental and contextual loss of reviews data. In this research, an effective Bi-directional Encoder Representation from Transformers (BERT) based Convolution Bi-directional Recurrent Neural Network (CBRNN) model is proposed with for exploring the syntactic and semantic information along with the sentimental and contextual analysis of the data. Initially, the zero-shot classification is used for labelling the reviews by calculating their polarity scores. After that, a pre-trained BERT model is employed for obtaining sentence-level semantics and contextual features from that data and generate embeddings. The obtained contextual embedded vectors were then passed to the neural network, comprised of dilated convolution and Bi-LSTM. The proposed model uses dilated convolution instead of classical convolution to extract local and global contextual semantic features from the embedded data. Bi-directional Long Short-Term Memory (Bi-LSTM) is used for the entire sequencing of the sentences. The CBRNN model is evaluated across four diverse domain text datasets based on accuracy, precision, recall, f1-score and AUC values. Thus, CBRNN can be efficiently used for performing SA tasks on social media reviews, without any information loss.&quot;,&quot;publisher&quot;:&quot;Elsevier B.V.&quot;,&quot;volume&quot;:&quot;14&quot;,&quot;container-title-short&quot;:&quot;&quot;},&quot;isTemporary&quot;:false,&quot;suppress-author&quot;:false,&quot;composite&quot;:false,&quot;author-only&quot;:false}]},{&quot;citationID&quot;:&quot;MENDELEY_CITATION_d5bd7511-8427-42b8-9060-40297556fbe9&quot;,&quot;properties&quot;:{&quot;noteIndex&quot;:0},&quot;isEdited&quot;:false,&quot;manualOverride&quot;:{&quot;isManuallyOverridden&quot;:false,&quot;citeprocText&quot;:&quot;(Wang et al. 2025)&quot;,&quot;manualOverrideText&quot;:&quot;&quot;},&quot;citationTag&quot;:&quot;MENDELEY_CITATION_v3_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&quot;,&quot;citationItems&quot;:[{&quot;id&quot;:&quot;884a9e03-4044-35de-85b5-ead106d68d18&quot;,&quot;itemData&quot;:{&quot;type&quot;:&quot;paper-conference&quot;,&quot;id&quot;:&quot;884a9e03-4044-35de-85b5-ead106d68d18&quot;,&quot;title&quot;:&quot;A BERT-based sentiment analysis model for depressive text&quot;,&quot;author&quot;:[{&quot;family&quot;:&quot;Wang&quot;,&quot;given&quot;:&quot;Shuo&quot;,&quot;parse-names&quot;:false,&quot;dropping-particle&quot;:&quot;&quot;,&quot;non-dropping-particle&quot;:&quot;&quot;},{&quot;family&quot;:&quot;Lu&quot;,&quot;given&quot;:&quot;Yuqi&quot;,&quot;parse-names&quot;:false,&quot;dropping-particle&quot;:&quot;&quot;,&quot;non-dropping-particle&quot;:&quot;&quot;},{&quot;family&quot;:&quot;Luo&quot;,&quot;given&quot;:&quot;Ruijue&quot;,&quot;parse-names&quot;:false,&quot;dropping-particle&quot;:&quot;&quot;,&quot;non-dropping-particle&quot;:&quot;&quot;},{&quot;family&quot;:&quot;Li&quot;,&quot;given&quot;:&quot;Boxuan&quot;,&quot;parse-names&quot;:false,&quot;dropping-particle&quot;:&quot;&quot;,&quot;non-dropping-particle&quot;:&quot;&quot;},{&quot;family&quot;:&quot;Zhang&quot;,&quot;given&quot;:&quot;Yingjie&quot;,&quot;parse-names&quot;:false,&quot;dropping-particle&quot;:&quot;&quot;,&quot;non-dropping-particle&quot;:&quot;&quot;},{&quot;family&quot;:&quot;Xiao&quot;,&quot;given&quot;:&quot;Liang&quot;,&quot;parse-names&quot;:false,&quot;dropping-particle&quot;:&quot;&quot;,&quot;non-dropping-particle&quot;:&quot;&quot;}],&quot;container-title&quot;:&quot;Proceedings of the 2025 International Conference on Generative Artificial Intelligence and Digital Media&quot;,&quot;DOI&quot;:&quot;10.1145/3734921.3734934&quot;,&quot;ISBN&quot;:&quot;9798400713460&quot;,&quot;issued&quot;:{&quot;date-parts&quot;:[[2025,3,14]]},&quot;publisher-place&quot;:&quot;New York, NY, USA&quot;,&quot;page&quot;:&quot;76-83&quot;,&quot;publisher&quot;:&quot;ACM&quot;,&quot;container-title-short&quot;:&quot;&quot;},&quot;isTemporary&quot;:false,&quot;suppress-author&quot;:false,&quot;composite&quot;:false,&quot;author-only&quot;:false}]},{&quot;citationID&quot;:&quot;MENDELEY_CITATION_e39394f7-4aa9-447b-a188-3d44380d11dd&quot;,&quot;properties&quot;:{&quot;noteIndex&quot;:0},&quot;isEdited&quot;:false,&quot;manualOverride&quot;:{&quot;isManuallyOverridden&quot;:false,&quot;citeprocText&quot;:&quot;(Demszky et al. 2020)&quot;,&quot;manualOverrideText&quot;:&quot;&quot;},&quot;citationItems&quot;:[{&quot;id&quot;:&quot;faa4432e-0e69-379f-9da0-36c5e81656bf&quot;,&quot;itemData&quot;:{&quot;type&quot;:&quot;article-journal&quot;,&quot;id&quot;:&quot;faa4432e-0e69-379f-9da0-36c5e81656bf&quot;,&quot;title&quot;:&quot;GoEmotions: A Dataset of Fine-Grained Emotions&quot;,&quot;author&quot;:[{&quot;family&quot;:&quot;Demszky&quot;,&quot;given&quot;:&quot;Dorottya&quot;,&quot;parse-names&quot;:false,&quot;dropping-particle&quot;:&quot;&quot;,&quot;non-dropping-particle&quot;:&quot;&quot;},{&quot;family&quot;:&quot;Movshovitz-Attias&quot;,&quot;given&quot;:&quot;Dana&quot;,&quot;parse-names&quot;:false,&quot;dropping-particle&quot;:&quot;&quot;,&quot;non-dropping-particle&quot;:&quot;&quot;},{&quot;family&quot;:&quot;Ko&quot;,&quot;given&quot;:&quot;Jeongwoo&quot;,&quot;parse-names&quot;:false,&quot;dropping-particle&quot;:&quot;&quot;,&quot;non-dropping-particle&quot;:&quot;&quot;},{&quot;family&quot;:&quot;Cowen&quot;,&quot;given&quot;:&quot;Alan&quot;,&quot;parse-names&quot;:false,&quot;dropping-particle&quot;:&quot;&quot;,&quot;non-dropping-particle&quot;:&quot;&quot;},{&quot;family&quot;:&quot;Nemade&quot;,&quot;given&quot;:&quot;Gaurav&quot;,&quot;parse-names&quot;:false,&quot;dropping-particle&quot;:&quot;&quot;,&quot;non-dropping-particle&quot;:&quot;&quot;},{&quot;family&quot;:&quot;Ravi&quot;,&quot;given&quot;:&quot;Sujith&quot;,&quot;parse-names&quot;:false,&quot;dropping-particle&quot;:&quot;&quot;,&quot;non-dropping-particle&quot;:&quot;&quot;}],&quot;URL&quot;:&quot;http://arxiv.org/abs/2005.00547&quot;,&quot;issued&quot;:{&quot;date-parts&quot;:[[2020,5,1]]},&quot;abstract&quot;:&quot;Understanding emotion expressed in language has a wide range of applications, from building empathetic chatbots to detecting harmful online behavior. Advancement in this area can be improved using large-scale datasets with a fine-grained typology, adaptable to multiple downstream tasks. We introduce GoEmotions, the largest manually annotated dataset of 58k English Reddit comments, labeled for 27 emotion categories or Neutral. We demonstrate the high quality of the annotations via Principal Preserved Component Analysis. We conduct transfer learning experiments with existing emotion benchmarks to show that our dataset generalizes well to other domains and different emotion taxonomies. Our BERT-based model achieves an average F1-score of .46 across our proposed taxonomy, leaving much room for improvement.&quot;,&quot;container-title-short&quot;:&quot;&quot;},&quot;isTemporary&quot;:false,&quot;suppress-author&quot;:false,&quot;composite&quot;:false,&quot;author-only&quot;:false}],&quot;citationTag&quot;:&quot;MENDELEY_CITATION_v3_eyJjaXRhdGlvbklEIjoiTUVOREVMRVlfQ0lUQVRJT05fZTM5Mzk0ZjctNGFhOS00NDdiLWExODgtM2Q0NDM4MGQxMWRk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quot;},{&quot;citationID&quot;:&quot;MENDELEY_CITATION_853babac-67c9-4d2c-bee1-943995cf2854&quot;,&quot;properties&quot;:{&quot;noteIndex&quot;:0},&quot;isEdited&quot;:false,&quot;manualOverride&quot;:{&quot;isManuallyOverridden&quot;:false,&quot;citeprocText&quot;:&quot;(Demszky et al. 2020)&quot;,&quot;manualOverrideText&quot;:&quot;&quot;},&quot;citationItems&quot;:[{&quot;id&quot;:&quot;faa4432e-0e69-379f-9da0-36c5e81656bf&quot;,&quot;itemData&quot;:{&quot;type&quot;:&quot;article-journal&quot;,&quot;id&quot;:&quot;faa4432e-0e69-379f-9da0-36c5e81656bf&quot;,&quot;title&quot;:&quot;GoEmotions: A Dataset of Fine-Grained Emotions&quot;,&quot;author&quot;:[{&quot;family&quot;:&quot;Demszky&quot;,&quot;given&quot;:&quot;Dorottya&quot;,&quot;parse-names&quot;:false,&quot;dropping-particle&quot;:&quot;&quot;,&quot;non-dropping-particle&quot;:&quot;&quot;},{&quot;family&quot;:&quot;Movshovitz-Attias&quot;,&quot;given&quot;:&quot;Dana&quot;,&quot;parse-names&quot;:false,&quot;dropping-particle&quot;:&quot;&quot;,&quot;non-dropping-particle&quot;:&quot;&quot;},{&quot;family&quot;:&quot;Ko&quot;,&quot;given&quot;:&quot;Jeongwoo&quot;,&quot;parse-names&quot;:false,&quot;dropping-particle&quot;:&quot;&quot;,&quot;non-dropping-particle&quot;:&quot;&quot;},{&quot;family&quot;:&quot;Cowen&quot;,&quot;given&quot;:&quot;Alan&quot;,&quot;parse-names&quot;:false,&quot;dropping-particle&quot;:&quot;&quot;,&quot;non-dropping-particle&quot;:&quot;&quot;},{&quot;family&quot;:&quot;Nemade&quot;,&quot;given&quot;:&quot;Gaurav&quot;,&quot;parse-names&quot;:false,&quot;dropping-particle&quot;:&quot;&quot;,&quot;non-dropping-particle&quot;:&quot;&quot;},{&quot;family&quot;:&quot;Ravi&quot;,&quot;given&quot;:&quot;Sujith&quot;,&quot;parse-names&quot;:false,&quot;dropping-particle&quot;:&quot;&quot;,&quot;non-dropping-particle&quot;:&quot;&quot;}],&quot;URL&quot;:&quot;http://arxiv.org/abs/2005.00547&quot;,&quot;issued&quot;:{&quot;date-parts&quot;:[[2020,5,1]]},&quot;abstract&quot;:&quot;Understanding emotion expressed in language has a wide range of applications, from building empathetic chatbots to detecting harmful online behavior. Advancement in this area can be improved using large-scale datasets with a fine-grained typology, adaptable to multiple downstream tasks. We introduce GoEmotions, the largest manually annotated dataset of 58k English Reddit comments, labeled for 27 emotion categories or Neutral. We demonstrate the high quality of the annotations via Principal Preserved Component Analysis. We conduct transfer learning experiments with existing emotion benchmarks to show that our dataset generalizes well to other domains and different emotion taxonomies. Our BERT-based model achieves an average F1-score of .46 across our proposed taxonomy, leaving much room for improvement.&quot;,&quot;container-title-short&quot;:&quot;&quot;},&quot;isTemporary&quot;:false,&quot;suppress-author&quot;:false,&quot;composite&quot;:false,&quot;author-only&quot;:false}],&quot;citationTag&quot;:&quot;MENDELEY_CITATION_v3_eyJjaXRhdGlvbklEIjoiTUVOREVMRVlfQ0lUQVRJT05fODUzYmFiYWMtNjdjOS00ZDJjLWJlZTEtOTQzOTk1Y2YyODU0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quot;},{&quot;citationID&quot;:&quot;MENDELEY_CITATION_ab6f1cd8-9844-442c-9d39-51cc89ee01b7&quot;,&quot;properties&quot;:{&quot;noteIndex&quot;:0},&quot;isEdited&quot;:false,&quot;manualOverride&quot;:{&quot;isManuallyOverridden&quot;:false,&quot;citeprocText&quot;:&quot;(Demszky et al. 2020)&quot;,&quot;manualOverrideText&quot;:&quot;&quot;},&quot;citationTag&quot;:&quot;MENDELEY_CITATION_v3_eyJjaXRhdGlvbklEIjoiTUVOREVMRVlfQ0lUQVRJT05fYWI2ZjFjZDgtOTg0NC00NDJjLTlkMzktNTFjYzg5ZWUwMWI3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quot;,&quot;citationItems&quot;:[{&quot;id&quot;:&quot;faa4432e-0e69-379f-9da0-36c5e81656bf&quot;,&quot;itemData&quot;:{&quot;type&quot;:&quot;article-journal&quot;,&quot;id&quot;:&quot;faa4432e-0e69-379f-9da0-36c5e81656bf&quot;,&quot;title&quot;:&quot;GoEmotions: A Dataset of Fine-Grained Emotions&quot;,&quot;author&quot;:[{&quot;family&quot;:&quot;Demszky&quot;,&quot;given&quot;:&quot;Dorottya&quot;,&quot;parse-names&quot;:false,&quot;dropping-particle&quot;:&quot;&quot;,&quot;non-dropping-particle&quot;:&quot;&quot;},{&quot;family&quot;:&quot;Movshovitz-Attias&quot;,&quot;given&quot;:&quot;Dana&quot;,&quot;parse-names&quot;:false,&quot;dropping-particle&quot;:&quot;&quot;,&quot;non-dropping-particle&quot;:&quot;&quot;},{&quot;family&quot;:&quot;Ko&quot;,&quot;given&quot;:&quot;Jeongwoo&quot;,&quot;parse-names&quot;:false,&quot;dropping-particle&quot;:&quot;&quot;,&quot;non-dropping-particle&quot;:&quot;&quot;},{&quot;family&quot;:&quot;Cowen&quot;,&quot;given&quot;:&quot;Alan&quot;,&quot;parse-names&quot;:false,&quot;dropping-particle&quot;:&quot;&quot;,&quot;non-dropping-particle&quot;:&quot;&quot;},{&quot;family&quot;:&quot;Nemade&quot;,&quot;given&quot;:&quot;Gaurav&quot;,&quot;parse-names&quot;:false,&quot;dropping-particle&quot;:&quot;&quot;,&quot;non-dropping-particle&quot;:&quot;&quot;},{&quot;family&quot;:&quot;Ravi&quot;,&quot;given&quot;:&quot;Sujith&quot;,&quot;parse-names&quot;:false,&quot;dropping-particle&quot;:&quot;&quot;,&quot;non-dropping-particle&quot;:&quot;&quot;}],&quot;URL&quot;:&quot;http://arxiv.org/abs/2005.00547&quot;,&quot;issued&quot;:{&quot;date-parts&quot;:[[2020,5,1]]},&quot;abstract&quot;:&quot;Understanding emotion expressed in language has a wide range of applications, from building empathetic chatbots to detecting harmful online behavior. Advancement in this area can be improved using large-scale datasets with a fine-grained typology, adaptable to multiple downstream tasks. We introduce GoEmotions, the largest manually annotated dataset of 58k English Reddit comments, labeled for 27 emotion categories or Neutral. We demonstrate the high quality of the annotations via Principal Preserved Component Analysis. We conduct transfer learning experiments with existing emotion benchmarks to show that our dataset generalizes well to other domains and different emotion taxonomies. Our BERT-based model achieves an average F1-score of .46 across our proposed taxonomy, leaving much room for improvement.&quot;,&quot;container-title-short&quot;:&quot;&quot;},&quot;isTemporary&quot;:false,&quot;suppress-author&quot;:false,&quot;composite&quot;:false,&quot;author-only&quot;:false}]},{&quot;citationID&quot;:&quot;MENDELEY_CITATION_abac4a66-e39a-4686-8d6f-b115e39aec8f&quot;,&quot;properties&quot;:{&quot;noteIndex&quot;:0},&quot;isEdited&quot;:false,&quot;manualOverride&quot;:{&quot;isManuallyOverridden&quot;:false,&quot;citeprocText&quot;:&quot;(Demszky et al. 2020)&quot;,&quot;manualOverrideText&quot;:&quot;&quot;},&quot;citationTag&quot;:&quot;MENDELEY_CITATION_v3_eyJjaXRhdGlvbklEIjoiTUVOREVMRVlfQ0lUQVRJT05fYWJhYzRhNjYtZTM5YS00Njg2LThkNmYtYjExNWUzOWFlYzhm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quot;,&quot;citationItems&quot;:[{&quot;id&quot;:&quot;faa4432e-0e69-379f-9da0-36c5e81656bf&quot;,&quot;itemData&quot;:{&quot;type&quot;:&quot;article-journal&quot;,&quot;id&quot;:&quot;faa4432e-0e69-379f-9da0-36c5e81656bf&quot;,&quot;title&quot;:&quot;GoEmotions: A Dataset of Fine-Grained Emotions&quot;,&quot;author&quot;:[{&quot;family&quot;:&quot;Demszky&quot;,&quot;given&quot;:&quot;Dorottya&quot;,&quot;parse-names&quot;:false,&quot;dropping-particle&quot;:&quot;&quot;,&quot;non-dropping-particle&quot;:&quot;&quot;},{&quot;family&quot;:&quot;Movshovitz-Attias&quot;,&quot;given&quot;:&quot;Dana&quot;,&quot;parse-names&quot;:false,&quot;dropping-particle&quot;:&quot;&quot;,&quot;non-dropping-particle&quot;:&quot;&quot;},{&quot;family&quot;:&quot;Ko&quot;,&quot;given&quot;:&quot;Jeongwoo&quot;,&quot;parse-names&quot;:false,&quot;dropping-particle&quot;:&quot;&quot;,&quot;non-dropping-particle&quot;:&quot;&quot;},{&quot;family&quot;:&quot;Cowen&quot;,&quot;given&quot;:&quot;Alan&quot;,&quot;parse-names&quot;:false,&quot;dropping-particle&quot;:&quot;&quot;,&quot;non-dropping-particle&quot;:&quot;&quot;},{&quot;family&quot;:&quot;Nemade&quot;,&quot;given&quot;:&quot;Gaurav&quot;,&quot;parse-names&quot;:false,&quot;dropping-particle&quot;:&quot;&quot;,&quot;non-dropping-particle&quot;:&quot;&quot;},{&quot;family&quot;:&quot;Ravi&quot;,&quot;given&quot;:&quot;Sujith&quot;,&quot;parse-names&quot;:false,&quot;dropping-particle&quot;:&quot;&quot;,&quot;non-dropping-particle&quot;:&quot;&quot;}],&quot;URL&quot;:&quot;http://arxiv.org/abs/2005.00547&quot;,&quot;issued&quot;:{&quot;date-parts&quot;:[[2020,5,1]]},&quot;abstract&quot;:&quot;Understanding emotion expressed in language has a wide range of applications, from building empathetic chatbots to detecting harmful online behavior. Advancement in this area can be improved using large-scale datasets with a fine-grained typology, adaptable to multiple downstream tasks. We introduce GoEmotions, the largest manually annotated dataset of 58k English Reddit comments, labeled for 27 emotion categories or Neutral. We demonstrate the high quality of the annotations via Principal Preserved Component Analysis. We conduct transfer learning experiments with existing emotion benchmarks to show that our dataset generalizes well to other domains and different emotion taxonomies. Our BERT-based model achieves an average F1-score of .46 across our proposed taxonomy, leaving much room for improvement.&quot;,&quot;container-title-short&quot;:&quot;&quot;},&quot;isTemporary&quot;:false,&quot;suppress-author&quot;:false,&quot;composite&quot;:false,&quot;author-only&quot;:false}]},{&quot;citationID&quot;:&quot;MENDELEY_CITATION_1123c740-8f39-4400-a6ae-5d18dbfc8157&quot;,&quot;properties&quot;:{&quot;noteIndex&quot;:0},&quot;isEdited&quot;:false,&quot;manualOverride&quot;:{&quot;isManuallyOverridden&quot;:false,&quot;citeprocText&quot;:&quot;(Demszky et al. 2020)&quot;,&quot;manualOverrideText&quot;:&quot;&quot;},&quot;citationTag&quot;:&quot;MENDELEY_CITATION_v3_eyJjaXRhdGlvbklEIjoiTUVOREVMRVlfQ0lUQVRJT05fMTEyM2M3NDAtOGYzOS00NDAwLWE2YWUtNWQxOGRiZmM4MTU3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quot;,&quot;citationItems&quot;:[{&quot;id&quot;:&quot;faa4432e-0e69-379f-9da0-36c5e81656bf&quot;,&quot;itemData&quot;:{&quot;type&quot;:&quot;article-journal&quot;,&quot;id&quot;:&quot;faa4432e-0e69-379f-9da0-36c5e81656bf&quot;,&quot;title&quot;:&quot;GoEmotions: A Dataset of Fine-Grained Emotions&quot;,&quot;author&quot;:[{&quot;family&quot;:&quot;Demszky&quot;,&quot;given&quot;:&quot;Dorottya&quot;,&quot;parse-names&quot;:false,&quot;dropping-particle&quot;:&quot;&quot;,&quot;non-dropping-particle&quot;:&quot;&quot;},{&quot;family&quot;:&quot;Movshovitz-Attias&quot;,&quot;given&quot;:&quot;Dana&quot;,&quot;parse-names&quot;:false,&quot;dropping-particle&quot;:&quot;&quot;,&quot;non-dropping-particle&quot;:&quot;&quot;},{&quot;family&quot;:&quot;Ko&quot;,&quot;given&quot;:&quot;Jeongwoo&quot;,&quot;parse-names&quot;:false,&quot;dropping-particle&quot;:&quot;&quot;,&quot;non-dropping-particle&quot;:&quot;&quot;},{&quot;family&quot;:&quot;Cowen&quot;,&quot;given&quot;:&quot;Alan&quot;,&quot;parse-names&quot;:false,&quot;dropping-particle&quot;:&quot;&quot;,&quot;non-dropping-particle&quot;:&quot;&quot;},{&quot;family&quot;:&quot;Nemade&quot;,&quot;given&quot;:&quot;Gaurav&quot;,&quot;parse-names&quot;:false,&quot;dropping-particle&quot;:&quot;&quot;,&quot;non-dropping-particle&quot;:&quot;&quot;},{&quot;family&quot;:&quot;Ravi&quot;,&quot;given&quot;:&quot;Sujith&quot;,&quot;parse-names&quot;:false,&quot;dropping-particle&quot;:&quot;&quot;,&quot;non-dropping-particle&quot;:&quot;&quot;}],&quot;URL&quot;:&quot;http://arxiv.org/abs/2005.00547&quot;,&quot;issued&quot;:{&quot;date-parts&quot;:[[2020,5,1]]},&quot;abstract&quot;:&quot;Understanding emotion expressed in language has a wide range of applications, from building empathetic chatbots to detecting harmful online behavior. Advancement in this area can be improved using large-scale datasets with a fine-grained typology, adaptable to multiple downstream tasks. We introduce GoEmotions, the largest manually annotated dataset of 58k English Reddit comments, labeled for 27 emotion categories or Neutral. We demonstrate the high quality of the annotations via Principal Preserved Component Analysis. We conduct transfer learning experiments with existing emotion benchmarks to show that our dataset generalizes well to other domains and different emotion taxonomies. Our BERT-based model achieves an average F1-score of .46 across our proposed taxonomy, leaving much room for improvement.&quot;,&quot;container-title-short&quot;:&quot;&quot;},&quot;isTemporary&quot;:false,&quot;suppress-author&quot;:false,&quot;composite&quot;:false,&quot;author-only&quot;:false}]},{&quot;citationID&quot;:&quot;MENDELEY_CITATION_9a4ded47-8db1-4aee-b3c5-af57cca37a20&quot;,&quot;properties&quot;:{&quot;noteIndex&quot;:0},&quot;isEdited&quot;:false,&quot;manualOverride&quot;:{&quot;isManuallyOverridden&quot;:false,&quot;citeprocText&quot;:&quot;(Demszky et al. 2020)&quot;,&quot;manualOverrideText&quot;:&quot;&quot;},&quot;citationTag&quot;:&quot;MENDELEY_CITATION_v3_eyJjaXRhdGlvbklEIjoiTUVOREVMRVlfQ0lUQVRJT05fOWE0ZGVkNDctOGRiMS00YWVlLWIzYzUtYWY1N2NjYTM3YTIw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quot;,&quot;citationItems&quot;:[{&quot;id&quot;:&quot;faa4432e-0e69-379f-9da0-36c5e81656bf&quot;,&quot;itemData&quot;:{&quot;type&quot;:&quot;article-journal&quot;,&quot;id&quot;:&quot;faa4432e-0e69-379f-9da0-36c5e81656bf&quot;,&quot;title&quot;:&quot;GoEmotions: A Dataset of Fine-Grained Emotions&quot;,&quot;author&quot;:[{&quot;family&quot;:&quot;Demszky&quot;,&quot;given&quot;:&quot;Dorottya&quot;,&quot;parse-names&quot;:false,&quot;dropping-particle&quot;:&quot;&quot;,&quot;non-dropping-particle&quot;:&quot;&quot;},{&quot;family&quot;:&quot;Movshovitz-Attias&quot;,&quot;given&quot;:&quot;Dana&quot;,&quot;parse-names&quot;:false,&quot;dropping-particle&quot;:&quot;&quot;,&quot;non-dropping-particle&quot;:&quot;&quot;},{&quot;family&quot;:&quot;Ko&quot;,&quot;given&quot;:&quot;Jeongwoo&quot;,&quot;parse-names&quot;:false,&quot;dropping-particle&quot;:&quot;&quot;,&quot;non-dropping-particle&quot;:&quot;&quot;},{&quot;family&quot;:&quot;Cowen&quot;,&quot;given&quot;:&quot;Alan&quot;,&quot;parse-names&quot;:false,&quot;dropping-particle&quot;:&quot;&quot;,&quot;non-dropping-particle&quot;:&quot;&quot;},{&quot;family&quot;:&quot;Nemade&quot;,&quot;given&quot;:&quot;Gaurav&quot;,&quot;parse-names&quot;:false,&quot;dropping-particle&quot;:&quot;&quot;,&quot;non-dropping-particle&quot;:&quot;&quot;},{&quot;family&quot;:&quot;Ravi&quot;,&quot;given&quot;:&quot;Sujith&quot;,&quot;parse-names&quot;:false,&quot;dropping-particle&quot;:&quot;&quot;,&quot;non-dropping-particle&quot;:&quot;&quot;}],&quot;URL&quot;:&quot;http://arxiv.org/abs/2005.00547&quot;,&quot;issued&quot;:{&quot;date-parts&quot;:[[2020,5,1]]},&quot;abstract&quot;:&quot;Understanding emotion expressed in language has a wide range of applications, from building empathetic chatbots to detecting harmful online behavior. Advancement in this area can be improved using large-scale datasets with a fine-grained typology, adaptable to multiple downstream tasks. We introduce GoEmotions, the largest manually annotated dataset of 58k English Reddit comments, labeled for 27 emotion categories or Neutral. We demonstrate the high quality of the annotations via Principal Preserved Component Analysis. We conduct transfer learning experiments with existing emotion benchmarks to show that our dataset generalizes well to other domains and different emotion taxonomies. Our BERT-based model achieves an average F1-score of .46 across our proposed taxonomy, leaving much room for improvement.&quot;,&quot;container-title-short&quot;:&quot;&quot;},&quot;isTemporary&quot;:false,&quot;suppress-author&quot;:false,&quot;composite&quot;:false,&quot;author-only&quot;:false}]},{&quot;citationID&quot;:&quot;MENDELEY_CITATION_deb464e0-b394-48ca-b519-e616b770daae&quot;,&quot;properties&quot;:{&quot;noteIndex&quot;:0},&quot;isEdited&quot;:false,&quot;manualOverride&quot;:{&quot;isManuallyOverridden&quot;:false,&quot;citeprocText&quot;:&quot;(Demszky et al. 2020)&quot;,&quot;manualOverrideText&quot;:&quot;&quot;},&quot;citationTag&quot;:&quot;MENDELEY_CITATION_v3_eyJjaXRhdGlvbklEIjoiTUVOREVMRVlfQ0lUQVRJT05fZGViNDY0ZTAtYjM5NC00OGNhLWI1MTktZTYxNmI3NzBkYWFl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quot;,&quot;citationItems&quot;:[{&quot;id&quot;:&quot;faa4432e-0e69-379f-9da0-36c5e81656bf&quot;,&quot;itemData&quot;:{&quot;type&quot;:&quot;article-journal&quot;,&quot;id&quot;:&quot;faa4432e-0e69-379f-9da0-36c5e81656bf&quot;,&quot;title&quot;:&quot;GoEmotions: A Dataset of Fine-Grained Emotions&quot;,&quot;author&quot;:[{&quot;family&quot;:&quot;Demszky&quot;,&quot;given&quot;:&quot;Dorottya&quot;,&quot;parse-names&quot;:false,&quot;dropping-particle&quot;:&quot;&quot;,&quot;non-dropping-particle&quot;:&quot;&quot;},{&quot;family&quot;:&quot;Movshovitz-Attias&quot;,&quot;given&quot;:&quot;Dana&quot;,&quot;parse-names&quot;:false,&quot;dropping-particle&quot;:&quot;&quot;,&quot;non-dropping-particle&quot;:&quot;&quot;},{&quot;family&quot;:&quot;Ko&quot;,&quot;given&quot;:&quot;Jeongwoo&quot;,&quot;parse-names&quot;:false,&quot;dropping-particle&quot;:&quot;&quot;,&quot;non-dropping-particle&quot;:&quot;&quot;},{&quot;family&quot;:&quot;Cowen&quot;,&quot;given&quot;:&quot;Alan&quot;,&quot;parse-names&quot;:false,&quot;dropping-particle&quot;:&quot;&quot;,&quot;non-dropping-particle&quot;:&quot;&quot;},{&quot;family&quot;:&quot;Nemade&quot;,&quot;given&quot;:&quot;Gaurav&quot;,&quot;parse-names&quot;:false,&quot;dropping-particle&quot;:&quot;&quot;,&quot;non-dropping-particle&quot;:&quot;&quot;},{&quot;family&quot;:&quot;Ravi&quot;,&quot;given&quot;:&quot;Sujith&quot;,&quot;parse-names&quot;:false,&quot;dropping-particle&quot;:&quot;&quot;,&quot;non-dropping-particle&quot;:&quot;&quot;}],&quot;URL&quot;:&quot;http://arxiv.org/abs/2005.00547&quot;,&quot;issued&quot;:{&quot;date-parts&quot;:[[2020,5,1]]},&quot;abstract&quot;:&quot;Understanding emotion expressed in language has a wide range of applications, from building empathetic chatbots to detecting harmful online behavior. Advancement in this area can be improved using large-scale datasets with a fine-grained typology, adaptable to multiple downstream tasks. We introduce GoEmotions, the largest manually annotated dataset of 58k English Reddit comments, labeled for 27 emotion categories or Neutral. We demonstrate the high quality of the annotations via Principal Preserved Component Analysis. We conduct transfer learning experiments with existing emotion benchmarks to show that our dataset generalizes well to other domains and different emotion taxonomies. Our BERT-based model achieves an average F1-score of .46 across our proposed taxonomy, leaving much room for improvement.&quot;,&quot;container-title-short&quot;:&quot;&quot;},&quot;isTemporary&quot;:false,&quot;suppress-author&quot;:false,&quot;composite&quot;:false,&quot;author-only&quot;:false}]},{&quot;citationID&quot;:&quot;MENDELEY_CITATION_9541f6a3-8688-4c5e-8edc-06365b7013e0&quot;,&quot;properties&quot;:{&quot;noteIndex&quot;:0},&quot;isEdited&quot;:false,&quot;manualOverride&quot;:{&quot;isManuallyOverridden&quot;:false,&quot;citeprocText&quot;:&quot;(GoEmotions-Fine-grained emotion classification 2021)&quot;,&quot;manualOverrideText&quot;:&quot;&quot;},&quot;citationTag&quot;:&quot;MENDELEY_CITATION_v3_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&quot;,&quot;citationItems&quot;:[{&quot;id&quot;:&quot;ef22ebfe-3617-35a8-9a65-c85c932db4d7&quot;,&quot;itemData&quot;:{&quot;type&quot;:&quot;webpage&quot;,&quot;id&quot;:&quot;ef22ebfe-3617-35a8-9a65-c85c932db4d7&quot;,&quot;title&quot;:&quot;GoEmotions&quot;,&quot;author&quot;:[{&quot;family&quot;:&quot;GoEmotions-Fine-grained emotion classification&quot;,&quot;given&quot;:&quot;&quot;,&quot;parse-names&quot;:false,&quot;dropping-particle&quot;:&quot;&quot;,&quot;non-dropping-particle&quot;:&quot;&quot;}],&quot;container-title&quot;:&quot;Github&quot;,&quot;accessed&quot;:{&quot;date-parts&quot;:[[2025,8,13]]},&quot;URL&quot;:&quot;https://github.com/google-research/google-research/tree/master/goemotions&quot;,&quot;issued&quot;:{&quot;date-parts&quot;:[[2021]]},&quot;container-title-short&quot;:&quot;&quot;},&quot;isTemporary&quot;:false,&quot;suppress-author&quot;:false,&quot;composite&quot;:false,&quot;author-only&quot;:false}]},{&quot;citationID&quot;:&quot;MENDELEY_CITATION_97f6b91b-a80f-4371-a243-66b8540f05e8&quot;,&quot;properties&quot;:{&quot;noteIndex&quot;:0},&quot;isEdited&quot;:false,&quot;manualOverride&quot;:{&quot;isManuallyOverridden&quot;:false,&quot;citeprocText&quot;:&quot;(Demszky et al. 2020)&quot;,&quot;manualOverrideText&quot;:&quot;&quot;},&quot;citationTag&quot;:&quot;MENDELEY_CITATION_v3_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&quot;,&quot;citationItems&quot;:[{&quot;id&quot;:&quot;faa4432e-0e69-379f-9da0-36c5e81656bf&quot;,&quot;itemData&quot;:{&quot;type&quot;:&quot;article-journal&quot;,&quot;id&quot;:&quot;faa4432e-0e69-379f-9da0-36c5e81656bf&quot;,&quot;title&quot;:&quot;GoEmotions: A Dataset of Fine-Grained Emotions&quot;,&quot;author&quot;:[{&quot;family&quot;:&quot;Demszky&quot;,&quot;given&quot;:&quot;Dorottya&quot;,&quot;parse-names&quot;:false,&quot;dropping-particle&quot;:&quot;&quot;,&quot;non-dropping-particle&quot;:&quot;&quot;},{&quot;family&quot;:&quot;Movshovitz-Attias&quot;,&quot;given&quot;:&quot;Dana&quot;,&quot;parse-names&quot;:false,&quot;dropping-particle&quot;:&quot;&quot;,&quot;non-dropping-particle&quot;:&quot;&quot;},{&quot;family&quot;:&quot;Ko&quot;,&quot;given&quot;:&quot;Jeongwoo&quot;,&quot;parse-names&quot;:false,&quot;dropping-particle&quot;:&quot;&quot;,&quot;non-dropping-particle&quot;:&quot;&quot;},{&quot;family&quot;:&quot;Cowen&quot;,&quot;given&quot;:&quot;Alan&quot;,&quot;parse-names&quot;:false,&quot;dropping-particle&quot;:&quot;&quot;,&quot;non-dropping-particle&quot;:&quot;&quot;},{&quot;family&quot;:&quot;Nemade&quot;,&quot;given&quot;:&quot;Gaurav&quot;,&quot;parse-names&quot;:false,&quot;dropping-particle&quot;:&quot;&quot;,&quot;non-dropping-particle&quot;:&quot;&quot;},{&quot;family&quot;:&quot;Ravi&quot;,&quot;given&quot;:&quot;Sujith&quot;,&quot;parse-names&quot;:false,&quot;dropping-particle&quot;:&quot;&quot;,&quot;non-dropping-particle&quot;:&quot;&quot;}],&quot;URL&quot;:&quot;http://arxiv.org/abs/2005.00547&quot;,&quot;issued&quot;:{&quot;date-parts&quot;:[[2020,5,1]]},&quot;abstract&quot;:&quot;Understanding emotion expressed in language has a wide range of applications, from building empathetic chatbots to detecting harmful online behavior. Advancement in this area can be improved using large-scale datasets with a fine-grained typology, adaptable to multiple downstream tasks. We introduce GoEmotions, the largest manually annotated dataset of 58k English Reddit comments, labeled for 27 emotion categories or Neutral. We demonstrate the high quality of the annotations via Principal Preserved Component Analysis. We conduct transfer learning experiments with existing emotion benchmarks to show that our dataset generalizes well to other domains and different emotion taxonomies. Our BERT-based model achieves an average F1-score of .46 across our proposed taxonomy, leaving much room for improvement.&quot;,&quot;container-title-short&quot;:&quot;&quot;},&quot;isTemporary&quot;:false,&quot;suppress-author&quot;:false,&quot;composite&quot;:false,&quot;author-only&quot;:false}]},{&quot;citationID&quot;:&quot;MENDELEY_CITATION_69d8a963-f95c-4c04-8422-a6b9f9cf53ab&quot;,&quot;properties&quot;:{&quot;noteIndex&quot;:0},&quot;isEdited&quot;:false,&quot;manualOverride&quot;:{&quot;isManuallyOverridden&quot;:false,&quot;citeprocText&quot;:&quot;(GoEmotions-Fine-grained emotion classification 2021)&quot;,&quot;manualOverrideText&quot;:&quot;&quot;},&quot;citationTag&quot;:&quot;MENDELEY_CITATION_v3_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&quot;,&quot;citationItems&quot;:[{&quot;id&quot;:&quot;ef22ebfe-3617-35a8-9a65-c85c932db4d7&quot;,&quot;itemData&quot;:{&quot;type&quot;:&quot;webpage&quot;,&quot;id&quot;:&quot;ef22ebfe-3617-35a8-9a65-c85c932db4d7&quot;,&quot;title&quot;:&quot;GoEmotions&quot;,&quot;author&quot;:[{&quot;family&quot;:&quot;GoEmotions-Fine-grained emotion classification&quot;,&quot;given&quot;:&quot;&quot;,&quot;parse-names&quot;:false,&quot;dropping-particle&quot;:&quot;&quot;,&quot;non-dropping-particle&quot;:&quot;&quot;}],&quot;container-title&quot;:&quot;Github&quot;,&quot;accessed&quot;:{&quot;date-parts&quot;:[[2025,8,13]]},&quot;URL&quot;:&quot;https://github.com/google-research/google-research/tree/master/goemotions&quot;,&quot;issued&quot;:{&quot;date-parts&quot;:[[2021]]},&quot;container-title-short&quot;:&quot;&quot;},&quot;isTemporary&quot;:false,&quot;suppress-author&quot;:false,&quot;composite&quot;:false,&quot;author-only&quot;:false}]},{&quot;citationID&quot;:&quot;MENDELEY_CITATION_3c5ed1f1-4103-4541-9e56-55f20e72f63b&quot;,&quot;properties&quot;:{&quot;noteIndex&quot;:0},&quot;isEdited&quot;:false,&quot;manualOverride&quot;:{&quot;isManuallyOverridden&quot;:false,&quot;citeprocText&quot;:&quot;(Abas et al. 2022)&quot;,&quot;manualOverrideText&quot;:&quot;&quot;},&quot;citationTag&quot;:&quot;MENDELEY_CITATION_v3_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&quot;,&quot;citationItems&quot;:[{&quot;id&quot;:&quot;e8a58a6f-c0a4-3abf-ab40-bf39163f34ff&quot;,&quot;itemData&quot;:{&quot;type&quot;:&quot;article-journal&quot;,&quot;id&quot;:&quot;e8a58a6f-c0a4-3abf-ab40-bf39163f34ff&quot;,&quot;title&quot;:&quot;Bert-cnn: A deep learning model for detecting emotions from text&quot;,&quot;author&quot;:[{&quot;family&quot;:&quot;Abas&quot;,&quot;given&quot;:&quot;Ahmed R.&quot;,&quot;parse-names&quot;:false,&quot;dropping-particle&quot;:&quot;&quot;,&quot;non-dropping-particle&quot;:&quot;&quot;},{&quot;family&quot;:&quot;Elhenawy&quot;,&quot;given&quot;:&quot;Ibrahim&quot;,&quot;parse-names&quot;:false,&quot;dropping-particle&quot;:&quot;&quot;,&quot;non-dropping-particle&quot;:&quot;&quot;},{&quot;family&quot;:&quot;Zidan&quot;,&quot;given&quot;:&quot;Mahinda&quot;,&quot;parse-names&quot;:false,&quot;dropping-particle&quot;:&quot;&quot;,&quot;non-dropping-particle&quot;:&quot;&quot;},{&quot;family&quot;:&quot;Othman&quot;,&quot;given&quot;:&quot;Mahmoud&quot;,&quot;parse-names&quot;:false,&quot;dropping-particle&quot;:&quot;&quot;,&quot;non-dropping-particle&quot;:&quot;&quot;}],&quot;container-title&quot;:&quot;Computers, Materials and Continua&quot;,&quot;DOI&quot;:&quot;10.32604/cmc.2022.021671&quot;,&quot;ISSN&quot;:&quot;15462226&quot;,&quot;issued&quot;:{&quot;date-parts&quot;:[[2022]]},&quot;page&quot;:&quot;2943-2961&quot;,&quot;abstract&quot;:&quot;Due to the widespread usage of social media in our recent daily lifestyles, sentiment analysis becomes an important field in pattern recognition andNatural Language Processing (NLP). In this field, users' feedback data on a specific issue are evaluated and analyzed.Detecting emotions within the text is therefore considered one of the important challenges of the current NLP research. Emotions have been widely studied in psychology and behavioral science as they are an integral part of the human nature. Emotions describe a state of mind of distinct behaviors, feelings, thoughts and experiences. The main objective of this paper is to propose a new model named BERT-CNN to detect emotions from text. This model is formed by a combination of the Bidirectional Encoder Representations from Transformer (BERT) and the Convolutional Neural networks (CNN) for textual classification. This model embraces the BERT to train the word semantic representation language model. According to the word context, the semantic vector is dynamically generated and then placed into the CNN to predict the output. Results of a comparative study proved that the BERT-CNN model overcomes the state-of-art baseline performance produced by different models in the literature using the semeval 2019 task3 dataset and ISEAR datasets. The BERTCNN model achieves an accuracy of 94.7% and an F1-score of 94% for semeval2019 task3 dataset and an accuracy of 75.8% and an F1-score of 76% for ISEAR dataset.&quot;,&quot;publisher&quot;:&quot;Tech Science Press&quot;,&quot;issue&quot;:&quot;2&quot;,&quot;volume&quot;:&quot;71&quot;,&quot;container-title-short&quot;:&quot;&quot;},&quot;isTemporary&quot;:false,&quot;suppress-author&quot;:false,&quot;composite&quot;:false,&quot;author-only&quot;:false}]},{&quot;citationID&quot;:&quot;MENDELEY_CITATION_6cd78288-5e46-44c2-bef2-b53e9b8d8515&quot;,&quot;properties&quot;:{&quot;noteIndex&quot;:0},&quot;isEdited&quot;:false,&quot;manualOverride&quot;:{&quot;isManuallyOverridden&quot;:false,&quot;citeprocText&quot;:&quot;(Kim 2014)&quot;,&quot;manualOverrideText&quot;:&quot;&quot;},&quot;citationTag&quot;:&quot;MENDELEY_CITATION_v3_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&quot;,&quot;citationItems&quot;:[{&quot;id&quot;:&quot;87558cd0-af9a-3253-9ccc-6653a8a2129e&quot;,&quot;itemData&quot;:{&quot;type&quot;:&quot;article-journal&quot;,&quot;id&quot;:&quot;87558cd0-af9a-3253-9ccc-6653a8a2129e&quot;,&quot;title&quot;:&quot;Convolutional Neural Networks for Sentence Classification&quot;,&quot;author&quot;:[{&quot;family&quot;:&quot;Kim&quot;,&quot;given&quot;:&quot;Yoon&quot;,&quot;parse-names&quot;:false,&quot;dropping-particle&quot;:&quot;&quot;,&quot;non-dropping-particle&quot;:&quot;&quot;}],&quot;URL&quot;:&quot;http://arxiv.org/abs/1408.5882&quot;,&quot;issued&quot;:{&quot;date-parts&quot;:[[2014,8,25]]},&quot;abstract&quot;:&quot;We report on a series of experiments with convolutional neural networks (CNN) trained on top of pre-trained word vectors for sentence-level classification tasks. We show that a simple CNN with little hyperparameter tuning and static vectors achieves excellent results on multiple benchmarks. Learning task-specific vectors through fine-tuning offers further gains in performance. We additionally propose a simple modification to the architecture to allow for the use of both task-specific and static vectors. The CNN models discussed herein improve upon the state of the art on 4 out of 7 tasks, which include sentiment analysis and question classification.&quot;,&quot;container-title-short&quot;:&quot;&quot;},&quot;isTemporary&quot;:false,&quot;suppress-author&quot;:false,&quot;composite&quot;:false,&quot;author-only&quot;:false}]},{&quot;citationID&quot;:&quot;MENDELEY_CITATION_045441df-a61d-4a52-97e5-525c31b16cfb&quot;,&quot;properties&quot;:{&quot;noteIndex&quot;:0},&quot;isEdited&quot;:false,&quot;manualOverride&quot;:{&quot;isManuallyOverridden&quot;:false,&quot;citeprocText&quot;:&quot;(Wang et al. 2025)&quot;,&quot;manualOverrideText&quot;:&quot;&quot;},&quot;citationTag&quot;:&quot;MENDELEY_CITATION_v3_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&quot;,&quot;citationItems&quot;:[{&quot;id&quot;:&quot;884a9e03-4044-35de-85b5-ead106d68d18&quot;,&quot;itemData&quot;:{&quot;type&quot;:&quot;paper-conference&quot;,&quot;id&quot;:&quot;884a9e03-4044-35de-85b5-ead106d68d18&quot;,&quot;title&quot;:&quot;A BERT-based sentiment analysis model for depressive text&quot;,&quot;author&quot;:[{&quot;family&quot;:&quot;Wang&quot;,&quot;given&quot;:&quot;Shuo&quot;,&quot;parse-names&quot;:false,&quot;dropping-particle&quot;:&quot;&quot;,&quot;non-dropping-particle&quot;:&quot;&quot;},{&quot;family&quot;:&quot;Lu&quot;,&quot;given&quot;:&quot;Yuqi&quot;,&quot;parse-names&quot;:false,&quot;dropping-particle&quot;:&quot;&quot;,&quot;non-dropping-particle&quot;:&quot;&quot;},{&quot;family&quot;:&quot;Luo&quot;,&quot;given&quot;:&quot;Ruijue&quot;,&quot;parse-names&quot;:false,&quot;dropping-particle&quot;:&quot;&quot;,&quot;non-dropping-particle&quot;:&quot;&quot;},{&quot;family&quot;:&quot;Li&quot;,&quot;given&quot;:&quot;Boxuan&quot;,&quot;parse-names&quot;:false,&quot;dropping-particle&quot;:&quot;&quot;,&quot;non-dropping-particle&quot;:&quot;&quot;},{&quot;family&quot;:&quot;Zhang&quot;,&quot;given&quot;:&quot;Yingjie&quot;,&quot;parse-names&quot;:false,&quot;dropping-particle&quot;:&quot;&quot;,&quot;non-dropping-particle&quot;:&quot;&quot;},{&quot;family&quot;:&quot;Xiao&quot;,&quot;given&quot;:&quot;Liang&quot;,&quot;parse-names&quot;:false,&quot;dropping-particle&quot;:&quot;&quot;,&quot;non-dropping-particle&quot;:&quot;&quot;}],&quot;container-title&quot;:&quot;Proceedings of the 2025 International Conference on Generative Artificial Intelligence and Digital Media&quot;,&quot;DOI&quot;:&quot;10.1145/3734921.3734934&quot;,&quot;ISBN&quot;:&quot;9798400713460&quot;,&quot;issued&quot;:{&quot;date-parts&quot;:[[2025,3,14]]},&quot;publisher-place&quot;:&quot;New York, NY, USA&quot;,&quot;page&quot;:&quot;76-83&quot;,&quot;publisher&quot;:&quot;ACM&quot;,&quot;container-title-short&quot;:&quot;&quot;},&quot;isTemporary&quot;:false,&quot;suppress-author&quot;:false,&quot;composite&quot;:false,&quot;author-only&quot;:false}]},{&quot;citationID&quot;:&quot;MENDELEY_CITATION_564bfc74-b255-4ae6-affd-0723ba5859a8&quot;,&quot;properties&quot;:{&quot;noteIndex&quot;:0},&quot;isEdited&quot;:false,&quot;manualOverride&quot;:{&quot;isManuallyOverridden&quot;:false,&quot;citeprocText&quot;:&quot;(Wang et al. 2025)&quot;,&quot;manualOverrideText&quot;:&quot;&quot;},&quot;citationTag&quot;:&quot;MENDELEY_CITATION_v3_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&quot;,&quot;citationItems&quot;:[{&quot;id&quot;:&quot;884a9e03-4044-35de-85b5-ead106d68d18&quot;,&quot;itemData&quot;:{&quot;type&quot;:&quot;paper-conference&quot;,&quot;id&quot;:&quot;884a9e03-4044-35de-85b5-ead106d68d18&quot;,&quot;title&quot;:&quot;A BERT-based sentiment analysis model for depressive text&quot;,&quot;author&quot;:[{&quot;family&quot;:&quot;Wang&quot;,&quot;given&quot;:&quot;Shuo&quot;,&quot;parse-names&quot;:false,&quot;dropping-particle&quot;:&quot;&quot;,&quot;non-dropping-particle&quot;:&quot;&quot;},{&quot;family&quot;:&quot;Lu&quot;,&quot;given&quot;:&quot;Yuqi&quot;,&quot;parse-names&quot;:false,&quot;dropping-particle&quot;:&quot;&quot;,&quot;non-dropping-particle&quot;:&quot;&quot;},{&quot;family&quot;:&quot;Luo&quot;,&quot;given&quot;:&quot;Ruijue&quot;,&quot;parse-names&quot;:false,&quot;dropping-particle&quot;:&quot;&quot;,&quot;non-dropping-particle&quot;:&quot;&quot;},{&quot;family&quot;:&quot;Li&quot;,&quot;given&quot;:&quot;Boxuan&quot;,&quot;parse-names&quot;:false,&quot;dropping-particle&quot;:&quot;&quot;,&quot;non-dropping-particle&quot;:&quot;&quot;},{&quot;family&quot;:&quot;Zhang&quot;,&quot;given&quot;:&quot;Yingjie&quot;,&quot;parse-names&quot;:false,&quot;dropping-particle&quot;:&quot;&quot;,&quot;non-dropping-particle&quot;:&quot;&quot;},{&quot;family&quot;:&quot;Xiao&quot;,&quot;given&quot;:&quot;Liang&quot;,&quot;parse-names&quot;:false,&quot;dropping-particle&quot;:&quot;&quot;,&quot;non-dropping-particle&quot;:&quot;&quot;}],&quot;container-title&quot;:&quot;Proceedings of the 2025 International Conference on Generative Artificial Intelligence and Digital Media&quot;,&quot;DOI&quot;:&quot;10.1145/3734921.3734934&quot;,&quot;ISBN&quot;:&quot;9798400713460&quot;,&quot;issued&quot;:{&quot;date-parts&quot;:[[2025,3,14]]},&quot;publisher-place&quot;:&quot;New York, NY, USA&quot;,&quot;page&quot;:&quot;76-83&quot;,&quot;publisher&quot;:&quot;ACM&quot;,&quot;container-title-short&quot;:&quot;&quot;},&quot;isTemporary&quot;:false,&quot;suppress-author&quot;:false,&quot;composite&quot;:false,&quot;author-only&quot;:false}]}]"/>
    <we:property name="MENDELEY_CITATIONS_STYLE" value="{&quot;id&quot;:&quot;https://www.zotero.org/styles/chicago-author-date&quot;,&quot;title&quot;:&quot;Chicago Manual of Style 18th edition (author-date)&quot;,&quot;format&quot;:&quot;author-date&quot;,&quot;defaultLocale&quot;:null,&quot;isLocaleCodeValid&quot;:true}"/>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itdept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sus64</dc:creator>
  <lastModifiedBy>Sahoo, Manas Ranjan</lastModifiedBy>
  <revision>65</revision>
  <dcterms:created xsi:type="dcterms:W3CDTF">2025-08-03T20:52:00.0000000Z</dcterms:created>
  <dcterms:modified xsi:type="dcterms:W3CDTF">2025-08-16T09:48:35.0671783Z</dcterms:modified>
</coreProperties>
</file>